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F04CB">
      <w:pPr>
        <w:numPr>
          <w:ilvl w:val="0"/>
          <w:numId w:val="1"/>
        </w:numPr>
        <w:rPr>
          <w:rFonts w:hint="eastAsia"/>
          <w:lang w:val="en-US" w:eastAsia="zh-CN"/>
        </w:rPr>
      </w:pPr>
      <w:r>
        <w:rPr>
          <w:rFonts w:hint="eastAsia"/>
          <w:lang w:val="en-US" w:eastAsia="zh-CN"/>
        </w:rPr>
        <w:t>Introduction</w:t>
      </w:r>
    </w:p>
    <w:p w14:paraId="50CF94D7">
      <w:pPr>
        <w:numPr>
          <w:ilvl w:val="0"/>
          <w:numId w:val="0"/>
        </w:numPr>
        <w:ind w:leftChars="0"/>
        <w:rPr>
          <w:rFonts w:hint="eastAsia"/>
          <w:lang w:val="en-US" w:eastAsia="zh-CN"/>
        </w:rPr>
      </w:pPr>
      <w:r>
        <w:rPr>
          <w:rFonts w:hint="eastAsia"/>
          <w:lang w:val="en-US" w:eastAsia="zh-CN"/>
        </w:rPr>
        <w:t>背景</w:t>
      </w:r>
    </w:p>
    <w:p w14:paraId="7E68C8D0">
      <w:pPr>
        <w:numPr>
          <w:ilvl w:val="0"/>
          <w:numId w:val="0"/>
        </w:numPr>
        <w:ind w:leftChars="0"/>
        <w:rPr>
          <w:rFonts w:hint="eastAsia"/>
          <w:lang w:val="en-US" w:eastAsia="zh-CN"/>
        </w:rPr>
      </w:pPr>
      <w:r>
        <w:rPr>
          <w:rFonts w:hint="eastAsia"/>
          <w:lang w:val="en-US" w:eastAsia="zh-CN"/>
        </w:rPr>
        <w:t>现有方法困境</w:t>
      </w:r>
    </w:p>
    <w:p w14:paraId="6BD6A7EB">
      <w:pPr>
        <w:numPr>
          <w:ilvl w:val="0"/>
          <w:numId w:val="0"/>
        </w:numPr>
        <w:ind w:leftChars="0"/>
        <w:rPr>
          <w:rFonts w:hint="default"/>
          <w:lang w:val="en-US" w:eastAsia="zh-CN"/>
        </w:rPr>
      </w:pPr>
      <w:r>
        <w:rPr>
          <w:rFonts w:hint="eastAsia"/>
          <w:lang w:val="en-US" w:eastAsia="zh-CN"/>
        </w:rPr>
        <w:t>本文贡献</w:t>
      </w:r>
    </w:p>
    <w:p w14:paraId="6019A700">
      <w:pPr>
        <w:numPr>
          <w:ilvl w:val="0"/>
          <w:numId w:val="1"/>
        </w:numPr>
        <w:rPr>
          <w:rFonts w:hint="default"/>
          <w:lang w:val="en-US" w:eastAsia="zh-CN"/>
        </w:rPr>
      </w:pPr>
      <w:r>
        <w:rPr>
          <w:rFonts w:hint="eastAsia"/>
          <w:lang w:val="en-US" w:eastAsia="zh-CN"/>
        </w:rPr>
        <w:t>Related work</w:t>
      </w:r>
    </w:p>
    <w:p w14:paraId="581A90DC">
      <w:pPr>
        <w:numPr>
          <w:ilvl w:val="0"/>
          <w:numId w:val="1"/>
        </w:numPr>
        <w:rPr>
          <w:rFonts w:hint="default"/>
          <w:lang w:val="en-US" w:eastAsia="zh-CN"/>
        </w:rPr>
      </w:pPr>
      <w:r>
        <w:rPr>
          <w:rFonts w:hint="default"/>
          <w:lang w:val="en-US" w:eastAsia="zh-CN"/>
        </w:rPr>
        <w:t>Methodology</w:t>
      </w:r>
    </w:p>
    <w:p w14:paraId="534D44DB">
      <w:pPr>
        <w:numPr>
          <w:ilvl w:val="1"/>
          <w:numId w:val="1"/>
        </w:numPr>
        <w:rPr>
          <w:rFonts w:hint="eastAsia"/>
          <w:lang w:val="en-US" w:eastAsia="zh-CN"/>
        </w:rPr>
      </w:pPr>
      <w:r>
        <w:rPr>
          <w:rFonts w:hint="eastAsia"/>
          <w:lang w:val="en-US" w:eastAsia="zh-CN"/>
        </w:rPr>
        <w:t>三维各向异性网格生成流程</w:t>
      </w:r>
    </w:p>
    <w:p w14:paraId="1A4BD4F6">
      <w:pPr>
        <w:numPr>
          <w:ilvl w:val="0"/>
          <w:numId w:val="0"/>
        </w:numPr>
        <w:rPr>
          <w:rFonts w:hint="eastAsia"/>
          <w:color w:val="0000FF"/>
          <w:lang w:val="en-US" w:eastAsia="zh-CN"/>
        </w:rPr>
      </w:pPr>
      <w:r>
        <w:rPr>
          <w:rFonts w:hint="eastAsia"/>
          <w:color w:val="0000FF"/>
          <w:lang w:val="en-US" w:eastAsia="zh-CN"/>
        </w:rPr>
        <w:t>3D 表面网格输入-&gt;曲率采样与 TetGen空间建点-&gt;HashBINN 训练-&gt;3D ALM 推进</w:t>
      </w:r>
    </w:p>
    <w:p w14:paraId="4440E863">
      <w:pPr>
        <w:numPr>
          <w:ilvl w:val="0"/>
          <w:numId w:val="0"/>
        </w:numPr>
        <w:rPr>
          <w:ins w:id="0" w:author="李金凯" w:date="2026-03-17T15:41:17Z"/>
          <w:rFonts w:hint="eastAsia"/>
          <w:lang w:val="en-US" w:eastAsia="zh-CN"/>
        </w:rPr>
      </w:pPr>
      <w:r>
        <w:rPr>
          <w:rFonts w:hint="eastAsia"/>
          <w:lang w:val="en-US" w:eastAsia="zh-CN"/>
        </w:rPr>
        <w:t>本文提出了一种面向三维几何的各向异性半结构化边界层网格自动生成框架。该框架摒弃了传统的全局偏微分方程（PDE）求解方法的范式，转而采用以边界信息驱动的神经场生成方法。本节将概述生成特定几何体三维混合各向异性网格的完整流程，整个流程高度自动化，主要分为以下四个核心步骤：</w:t>
      </w:r>
    </w:p>
    <w:p w14:paraId="06020C4B">
      <w:pPr>
        <w:numPr>
          <w:ilvl w:val="0"/>
          <w:numId w:val="0"/>
        </w:numPr>
        <w:rPr>
          <w:ins w:id="1" w:author="李金凯" w:date="2026-03-17T15:40:24Z"/>
          <w:rFonts w:hint="default"/>
          <w:lang w:val="en-US" w:eastAsia="zh-CN"/>
        </w:rPr>
      </w:pPr>
      <w:ins w:id="2" w:author="李金凯" w:date="2026-03-17T15:41:19Z">
        <w:r>
          <w:rPr>
            <w:rFonts w:hint="eastAsia"/>
            <w:lang w:val="en-US" w:eastAsia="zh-CN"/>
          </w:rPr>
          <w:t>Overall</w:t>
        </w:r>
      </w:ins>
      <w:ins w:id="3" w:author="李金凯" w:date="2026-03-17T15:41:21Z">
        <w:r>
          <w:rPr>
            <w:rFonts w:hint="eastAsia"/>
            <w:lang w:val="en-US" w:eastAsia="zh-CN"/>
          </w:rPr>
          <w:t>-</w:t>
        </w:r>
      </w:ins>
      <w:ins w:id="4" w:author="李金凯" w:date="2026-03-17T15:41:22Z">
        <w:r>
          <w:rPr>
            <w:rFonts w:hint="eastAsia"/>
            <w:lang w:val="en-US" w:eastAsia="zh-CN"/>
          </w:rPr>
          <w:t>&gt;</w:t>
        </w:r>
      </w:ins>
      <w:ins w:id="5" w:author="李金凯" w:date="2026-03-17T15:41:25Z">
        <w:r>
          <w:rPr>
            <w:rFonts w:hint="eastAsia"/>
            <w:lang w:val="en-US" w:eastAsia="zh-CN"/>
          </w:rPr>
          <w:t>大图</w:t>
        </w:r>
      </w:ins>
    </w:p>
    <w:p w14:paraId="3E561954">
      <w:pPr>
        <w:numPr>
          <w:ilvl w:val="0"/>
          <w:numId w:val="0"/>
        </w:numPr>
        <w:rPr>
          <w:del w:id="6" w:author="李金凯" w:date="2026-03-23T13:25:17Z"/>
          <w:rFonts w:hint="default"/>
          <w:lang w:val="en-US" w:eastAsia="zh-CN"/>
        </w:rPr>
      </w:pPr>
    </w:p>
    <w:p w14:paraId="4E50E586">
      <w:pPr>
        <w:keepNext w:val="0"/>
        <w:keepLines w:val="0"/>
        <w:pageBreakBefore w:val="0"/>
        <w:widowControl w:val="0"/>
        <w:numPr>
          <w:ilvl w:val="0"/>
          <w:numId w:val="2"/>
        </w:numPr>
        <w:kinsoku/>
        <w:wordWrap/>
        <w:overflowPunct/>
        <w:topLinePunct w:val="0"/>
        <w:autoSpaceDE/>
        <w:autoSpaceDN/>
        <w:bidi w:val="0"/>
        <w:adjustRightInd/>
        <w:snapToGrid/>
        <w:ind w:left="420" w:hanging="420" w:hangingChars="200"/>
        <w:textAlignment w:val="auto"/>
        <w:rPr>
          <w:rFonts w:hint="default"/>
          <w:lang w:val="en-US" w:eastAsia="zh-CN"/>
        </w:rPr>
      </w:pPr>
      <w:r>
        <w:rPr>
          <w:rFonts w:hint="eastAsia"/>
          <w:lang w:val="en-US" w:eastAsia="zh-CN"/>
        </w:rPr>
        <w:t>三维表面解析与空间离散化：</w:t>
      </w:r>
      <w:del w:id="7" w:author="李金凯" w:date="2026-03-17T15:40:26Z">
        <w:r>
          <w:rPr>
            <w:rFonts w:hint="eastAsia"/>
            <w:lang w:val="en-US" w:eastAsia="zh-CN"/>
          </w:rPr>
          <w:delText>读入带单层边界层的三维体网格文件（VTK格式）</w:delText>
        </w:r>
      </w:del>
      <w:ins w:id="8" w:author="李金凯" w:date="2026-03-23T13:24:34Z">
        <w:r>
          <w:rPr>
            <w:rFonts w:hint="eastAsia"/>
            <w:lang w:val="en-US" w:eastAsia="zh-CN"/>
          </w:rPr>
          <w:t>读入</w:t>
        </w:r>
      </w:ins>
      <w:ins w:id="9" w:author="李金凯" w:date="2026-03-23T13:24:35Z">
        <w:r>
          <w:rPr>
            <w:rFonts w:hint="eastAsia"/>
            <w:lang w:val="en-US" w:eastAsia="zh-CN"/>
          </w:rPr>
          <w:t>带</w:t>
        </w:r>
      </w:ins>
      <w:ins w:id="10" w:author="李金凯" w:date="2026-03-23T13:24:36Z">
        <w:r>
          <w:rPr>
            <w:rFonts w:hint="eastAsia"/>
            <w:lang w:val="en-US" w:eastAsia="zh-CN"/>
          </w:rPr>
          <w:t>单层</w:t>
        </w:r>
      </w:ins>
      <w:ins w:id="11" w:author="李金凯" w:date="2026-03-23T13:24:38Z">
        <w:r>
          <w:rPr>
            <w:rFonts w:hint="eastAsia"/>
            <w:lang w:val="en-US" w:eastAsia="zh-CN"/>
          </w:rPr>
          <w:t>边界层</w:t>
        </w:r>
      </w:ins>
      <w:ins w:id="12" w:author="李金凯" w:date="2026-03-23T13:24:39Z">
        <w:r>
          <w:rPr>
            <w:rFonts w:hint="eastAsia"/>
            <w:lang w:val="en-US" w:eastAsia="zh-CN"/>
          </w:rPr>
          <w:t>的</w:t>
        </w:r>
      </w:ins>
      <w:ins w:id="13" w:author="李金凯" w:date="2026-03-23T13:24:40Z">
        <w:r>
          <w:rPr>
            <w:rFonts w:hint="eastAsia"/>
            <w:lang w:val="en-US" w:eastAsia="zh-CN"/>
          </w:rPr>
          <w:t>三维</w:t>
        </w:r>
      </w:ins>
      <w:ins w:id="14" w:author="李金凯" w:date="2026-03-23T13:24:42Z">
        <w:r>
          <w:rPr>
            <w:rFonts w:hint="eastAsia"/>
            <w:lang w:val="en-US" w:eastAsia="zh-CN"/>
          </w:rPr>
          <w:t>体网格</w:t>
        </w:r>
      </w:ins>
      <w:ins w:id="15" w:author="李金凯" w:date="2026-03-23T13:24:43Z">
        <w:r>
          <w:rPr>
            <w:rFonts w:hint="eastAsia"/>
            <w:lang w:val="en-US" w:eastAsia="zh-CN"/>
          </w:rPr>
          <w:t>文件</w:t>
        </w:r>
      </w:ins>
      <w:ins w:id="16" w:author="李金凯" w:date="2026-03-23T13:24:45Z">
        <w:r>
          <w:rPr>
            <w:rFonts w:hint="eastAsia"/>
            <w:lang w:val="en-US" w:eastAsia="zh-CN"/>
          </w:rPr>
          <w:t>，</w:t>
        </w:r>
      </w:ins>
      <w:ins w:id="17" w:author="李金凯" w:date="2026-03-23T13:25:06Z">
        <w:r>
          <w:rPr>
            <w:rFonts w:hint="eastAsia"/>
            <w:lang w:val="en-US" w:eastAsia="zh-CN"/>
          </w:rPr>
          <w:t>利用</w:t>
        </w:r>
      </w:ins>
      <w:del w:id="18" w:author="李金凯" w:date="2026-03-23T13:24:29Z">
        <w:r>
          <w:rPr>
            <w:rFonts w:hint="eastAsia"/>
            <w:lang w:val="en-US" w:eastAsia="zh-CN"/>
          </w:rPr>
          <w:delText>，</w:delText>
        </w:r>
      </w:del>
      <w:del w:id="19" w:author="李金凯" w:date="2026-03-23T10:45:49Z">
        <w:r>
          <w:rPr>
            <w:rFonts w:hint="eastAsia"/>
            <w:lang w:val="en-US" w:eastAsia="zh-CN"/>
          </w:rPr>
          <w:delText>通过曲率权重驱动的表面采样与</w:delText>
        </w:r>
      </w:del>
      <w:del w:id="20" w:author="李金凯" w:date="2026-03-23T10:44:50Z">
        <w:commentRangeStart w:id="0"/>
        <w:r>
          <w:rPr>
            <w:rFonts w:hint="eastAsia"/>
            <w:lang w:val="en-US" w:eastAsia="zh-CN"/>
          </w:rPr>
          <w:delText>基于T</w:delText>
        </w:r>
      </w:del>
      <w:del w:id="21" w:author="李金凯" w:date="2026-03-23T10:44:49Z">
        <w:r>
          <w:rPr>
            <w:rFonts w:hint="eastAsia"/>
            <w:lang w:val="en-US" w:eastAsia="zh-CN"/>
          </w:rPr>
          <w:delText>enGen</w:delText>
        </w:r>
        <w:commentRangeEnd w:id="0"/>
      </w:del>
      <w:del w:id="22" w:author="李金凯" w:date="2026-03-23T10:44:49Z">
        <w:r>
          <w:rPr/>
          <w:commentReference w:id="0"/>
        </w:r>
      </w:del>
      <w:del w:id="23" w:author="李金凯" w:date="2026-03-23T10:44:49Z">
        <w:r>
          <w:rPr>
            <w:rFonts w:hint="eastAsia"/>
            <w:lang w:val="en-US" w:eastAsia="zh-CN"/>
          </w:rPr>
          <w:delText>的</w:delText>
        </w:r>
      </w:del>
      <w:r>
        <w:rPr>
          <w:rFonts w:hint="eastAsia"/>
          <w:lang w:val="en-US" w:eastAsia="zh-CN"/>
        </w:rPr>
        <w:t>空间体网格剖分</w:t>
      </w:r>
      <w:ins w:id="24" w:author="李金凯" w:date="2026-03-23T10:45:34Z">
        <w:r>
          <w:rPr>
            <w:rFonts w:hint="eastAsia"/>
            <w:lang w:val="en-US" w:eastAsia="zh-CN"/>
          </w:rPr>
          <w:t>与</w:t>
        </w:r>
      </w:ins>
      <w:ins w:id="25" w:author="李金凯" w:date="2026-03-23T10:45:36Z">
        <w:r>
          <w:rPr>
            <w:rFonts w:hint="eastAsia"/>
            <w:lang w:val="en-US" w:eastAsia="zh-CN"/>
          </w:rPr>
          <w:t>曲率</w:t>
        </w:r>
      </w:ins>
      <w:ins w:id="26" w:author="李金凯" w:date="2026-03-23T10:45:37Z">
        <w:r>
          <w:rPr>
            <w:rFonts w:hint="eastAsia"/>
            <w:lang w:val="en-US" w:eastAsia="zh-CN"/>
          </w:rPr>
          <w:t>驱</w:t>
        </w:r>
      </w:ins>
      <w:ins w:id="27" w:author="李金凯" w:date="2026-03-23T10:45:40Z">
        <w:r>
          <w:rPr>
            <w:rFonts w:hint="eastAsia"/>
            <w:lang w:val="en-US" w:eastAsia="zh-CN"/>
          </w:rPr>
          <w:t>权重</w:t>
        </w:r>
      </w:ins>
      <w:ins w:id="28" w:author="李金凯" w:date="2026-03-23T10:45:41Z">
        <w:r>
          <w:rPr>
            <w:rFonts w:hint="eastAsia"/>
            <w:lang w:val="en-US" w:eastAsia="zh-CN"/>
          </w:rPr>
          <w:t>驱动</w:t>
        </w:r>
      </w:ins>
      <w:ins w:id="29" w:author="李金凯" w:date="2026-03-23T10:45:42Z">
        <w:r>
          <w:rPr>
            <w:rFonts w:hint="eastAsia"/>
            <w:lang w:val="en-US" w:eastAsia="zh-CN"/>
          </w:rPr>
          <w:t>的</w:t>
        </w:r>
      </w:ins>
      <w:ins w:id="30" w:author="李金凯" w:date="2026-03-23T10:45:44Z">
        <w:r>
          <w:rPr>
            <w:rFonts w:hint="eastAsia"/>
            <w:lang w:val="en-US" w:eastAsia="zh-CN"/>
          </w:rPr>
          <w:t>表面</w:t>
        </w:r>
      </w:ins>
      <w:ins w:id="31" w:author="李金凯" w:date="2026-03-23T10:45:45Z">
        <w:r>
          <w:rPr>
            <w:rFonts w:hint="eastAsia"/>
            <w:lang w:val="en-US" w:eastAsia="zh-CN"/>
          </w:rPr>
          <w:t>采样</w:t>
        </w:r>
      </w:ins>
      <w:del w:id="32" w:author="李金凯" w:date="2026-03-23T13:25:09Z">
        <w:r>
          <w:rPr>
            <w:rFonts w:hint="eastAsia"/>
            <w:lang w:val="en-US" w:eastAsia="zh-CN"/>
          </w:rPr>
          <w:delText>，</w:delText>
        </w:r>
      </w:del>
      <w:r>
        <w:rPr>
          <w:rFonts w:hint="eastAsia"/>
          <w:lang w:val="en-US" w:eastAsia="zh-CN"/>
        </w:rPr>
        <w:t>生成用于后续神经网络训练的物理空间采样点集。</w:t>
      </w:r>
    </w:p>
    <w:p w14:paraId="4EBC6A32">
      <w:pPr>
        <w:keepNext w:val="0"/>
        <w:keepLines w:val="0"/>
        <w:pageBreakBefore w:val="0"/>
        <w:widowControl w:val="0"/>
        <w:numPr>
          <w:ilvl w:val="0"/>
          <w:numId w:val="2"/>
        </w:numPr>
        <w:kinsoku/>
        <w:wordWrap/>
        <w:overflowPunct/>
        <w:topLinePunct w:val="0"/>
        <w:autoSpaceDE/>
        <w:autoSpaceDN/>
        <w:bidi w:val="0"/>
        <w:adjustRightInd/>
        <w:snapToGrid/>
        <w:ind w:left="420" w:hanging="420" w:hangingChars="200"/>
        <w:textAlignment w:val="auto"/>
        <w:rPr>
          <w:rFonts w:hint="default"/>
          <w:lang w:val="en-US" w:eastAsia="zh-CN"/>
        </w:rPr>
      </w:pPr>
      <w:del w:id="33" w:author="李金凯" w:date="2026-03-23T10:44:02Z">
        <w:r>
          <w:rPr>
            <w:rFonts w:hint="eastAsia"/>
            <w:lang w:val="en-US" w:eastAsia="zh-CN"/>
          </w:rPr>
          <w:delText>几何先验BCE场</w:delText>
        </w:r>
      </w:del>
      <w:ins w:id="34" w:author="李金凯" w:date="2026-03-23T10:43:59Z">
        <w:r>
          <w:rPr>
            <w:rFonts w:hint="eastAsia"/>
          </w:rPr>
          <w:t>全域几何引导场 (Global Geometric Guidance Field, GGGF)</w:t>
        </w:r>
      </w:ins>
      <w:r>
        <w:rPr>
          <w:rFonts w:hint="eastAsia"/>
          <w:lang w:val="en-US" w:eastAsia="zh-CN"/>
        </w:rPr>
        <w:t>构建：利用KD-Tree加速结合局部重心坐标插值方法，在计算域内构建了一个鲁棒的</w:t>
      </w:r>
      <w:del w:id="35" w:author="李金凯" w:date="2026-03-23T10:44:33Z">
        <w:r>
          <w:rPr>
            <w:rFonts w:hint="default"/>
            <w:lang w:val="en-US" w:eastAsia="zh-CN"/>
          </w:rPr>
          <w:delText>边界条件扩展（BCE）</w:delText>
        </w:r>
      </w:del>
      <w:ins w:id="36" w:author="李金凯" w:date="2026-03-23T10:44:34Z">
        <w:r>
          <w:rPr>
            <w:rFonts w:hint="eastAsia"/>
            <w:lang w:val="en-US" w:eastAsia="zh-CN"/>
          </w:rPr>
          <w:t>全域</w:t>
        </w:r>
      </w:ins>
      <w:ins w:id="37" w:author="李金凯" w:date="2026-03-23T10:44:35Z">
        <w:r>
          <w:rPr>
            <w:rFonts w:hint="eastAsia"/>
            <w:lang w:val="en-US" w:eastAsia="zh-CN"/>
          </w:rPr>
          <w:t>几何</w:t>
        </w:r>
      </w:ins>
      <w:ins w:id="38" w:author="李金凯" w:date="2026-03-23T10:44:36Z">
        <w:r>
          <w:rPr>
            <w:rFonts w:hint="eastAsia"/>
            <w:lang w:val="en-US" w:eastAsia="zh-CN"/>
          </w:rPr>
          <w:t>引导</w:t>
        </w:r>
      </w:ins>
      <w:r>
        <w:rPr>
          <w:rFonts w:hint="eastAsia"/>
          <w:lang w:val="en-US" w:eastAsia="zh-CN"/>
        </w:rPr>
        <w:t>场，为神经网络的训练提供了高质量的几何</w:t>
      </w:r>
      <w:ins w:id="39" w:author="李金凯" w:date="2026-03-23T10:46:12Z">
        <w:r>
          <w:rPr>
            <w:rFonts w:hint="eastAsia"/>
            <w:lang w:val="en-US" w:eastAsia="zh-CN"/>
          </w:rPr>
          <w:t>引导</w:t>
        </w:r>
      </w:ins>
      <w:del w:id="40" w:author="李金凯" w:date="2026-03-23T10:46:10Z">
        <w:r>
          <w:rPr>
            <w:rFonts w:hint="eastAsia"/>
            <w:lang w:val="en-US" w:eastAsia="zh-CN"/>
          </w:rPr>
          <w:delText>先验</w:delText>
        </w:r>
      </w:del>
      <w:r>
        <w:rPr>
          <w:rFonts w:hint="eastAsia"/>
          <w:lang w:val="en-US" w:eastAsia="zh-CN"/>
        </w:rPr>
        <w:t>。</w:t>
      </w:r>
    </w:p>
    <w:p w14:paraId="7E600F0B">
      <w:pPr>
        <w:keepNext w:val="0"/>
        <w:keepLines w:val="0"/>
        <w:pageBreakBefore w:val="0"/>
        <w:widowControl w:val="0"/>
        <w:numPr>
          <w:ilvl w:val="0"/>
          <w:numId w:val="2"/>
        </w:numPr>
        <w:kinsoku/>
        <w:wordWrap/>
        <w:overflowPunct/>
        <w:topLinePunct w:val="0"/>
        <w:autoSpaceDE/>
        <w:autoSpaceDN/>
        <w:bidi w:val="0"/>
        <w:adjustRightInd/>
        <w:snapToGrid/>
        <w:ind w:left="420" w:hanging="420" w:hangingChars="200"/>
        <w:textAlignment w:val="auto"/>
        <w:rPr>
          <w:rFonts w:hint="default"/>
          <w:lang w:val="en-US" w:eastAsia="zh-CN"/>
        </w:rPr>
      </w:pPr>
      <w:del w:id="41" w:author="李金凯" w:date="2026-03-23T10:46:28Z">
        <w:r>
          <w:rPr>
            <w:rFonts w:hint="default"/>
            <w:lang w:val="en-US" w:eastAsia="zh-CN"/>
          </w:rPr>
          <w:delText>HashBINN</w:delText>
        </w:r>
      </w:del>
      <w:ins w:id="42" w:author="李金凯" w:date="2026-03-23T10:46:30Z">
        <w:r>
          <w:rPr>
            <w:rFonts w:hint="eastAsia"/>
            <w:lang w:val="en-US" w:eastAsia="zh-CN"/>
          </w:rPr>
          <w:t>多分辨率</w:t>
        </w:r>
      </w:ins>
      <w:ins w:id="43" w:author="李金凯" w:date="2026-03-23T10:46:38Z">
        <w:r>
          <w:rPr>
            <w:rFonts w:hint="eastAsia"/>
            <w:lang w:val="en-US" w:eastAsia="zh-CN"/>
          </w:rPr>
          <w:t>边界</w:t>
        </w:r>
      </w:ins>
      <w:ins w:id="44" w:author="李金凯" w:date="2026-03-23T10:46:39Z">
        <w:r>
          <w:rPr>
            <w:rFonts w:hint="eastAsia"/>
            <w:lang w:val="en-US" w:eastAsia="zh-CN"/>
          </w:rPr>
          <w:t>约束</w:t>
        </w:r>
      </w:ins>
      <w:ins w:id="45" w:author="李金凯" w:date="2026-03-23T10:46:41Z">
        <w:r>
          <w:rPr>
            <w:rFonts w:hint="eastAsia"/>
            <w:lang w:val="en-US" w:eastAsia="zh-CN"/>
          </w:rPr>
          <w:t>神经</w:t>
        </w:r>
      </w:ins>
      <w:ins w:id="46" w:author="李金凯" w:date="2026-03-23T10:46:43Z">
        <w:r>
          <w:rPr>
            <w:rFonts w:hint="eastAsia"/>
            <w:lang w:val="en-US" w:eastAsia="zh-CN"/>
          </w:rPr>
          <w:t>场</w:t>
        </w:r>
      </w:ins>
      <w:r>
        <w:rPr>
          <w:rFonts w:hint="eastAsia"/>
          <w:lang w:val="en-US" w:eastAsia="zh-CN"/>
        </w:rPr>
        <w:t>训练：构建并训练基于多分辨率哈希编码方法的边界信息神经网络（</w:t>
      </w:r>
      <w:ins w:id="47" w:author="李金凯" w:date="2026-03-23T10:47:46Z">
        <w:r>
          <w:rPr>
            <w:rFonts w:hint="eastAsia"/>
          </w:rPr>
          <w:t>Multiresolution Boundary-Constrained Neural Field</w:t>
        </w:r>
      </w:ins>
      <w:ins w:id="48" w:author="李金凯" w:date="2026-03-23T10:48:00Z">
        <w:r>
          <w:rPr>
            <w:rFonts w:hint="eastAsia"/>
            <w:lang w:val="en-US" w:eastAsia="zh-CN"/>
          </w:rPr>
          <w:t>,</w:t>
        </w:r>
      </w:ins>
      <w:ins w:id="49" w:author="李金凯" w:date="2026-03-23T10:48:01Z">
        <w:r>
          <w:rPr>
            <w:rFonts w:hint="eastAsia"/>
            <w:lang w:val="en-US" w:eastAsia="zh-CN"/>
          </w:rPr>
          <w:t>MBC</w:t>
        </w:r>
      </w:ins>
      <w:ins w:id="50" w:author="李金凯" w:date="2026-03-23T10:48:03Z">
        <w:r>
          <w:rPr>
            <w:rFonts w:hint="eastAsia"/>
            <w:lang w:val="en-US" w:eastAsia="zh-CN"/>
          </w:rPr>
          <w:t>NF</w:t>
        </w:r>
      </w:ins>
      <w:del w:id="51" w:author="李金凯" w:date="2026-03-23T10:47:32Z">
        <w:r>
          <w:rPr>
            <w:rFonts w:hint="eastAsia"/>
            <w:lang w:val="en-US" w:eastAsia="zh-CN"/>
          </w:rPr>
          <w:delText>Ha</w:delText>
        </w:r>
      </w:del>
      <w:del w:id="52" w:author="李金凯" w:date="2026-03-23T10:47:31Z">
        <w:r>
          <w:rPr>
            <w:rFonts w:hint="eastAsia"/>
            <w:lang w:val="en-US" w:eastAsia="zh-CN"/>
          </w:rPr>
          <w:delText>shBIN</w:delText>
        </w:r>
      </w:del>
      <w:del w:id="53" w:author="李金凯" w:date="2026-03-23T10:47:30Z">
        <w:r>
          <w:rPr>
            <w:rFonts w:hint="eastAsia"/>
            <w:lang w:val="en-US" w:eastAsia="zh-CN"/>
          </w:rPr>
          <w:delText>N</w:delText>
        </w:r>
      </w:del>
      <w:r>
        <w:rPr>
          <w:rFonts w:hint="eastAsia"/>
          <w:lang w:val="en-US" w:eastAsia="zh-CN"/>
        </w:rPr>
        <w:t>），融合边界余弦相似度与拉普拉斯平滑物理损失作为损失函数，引导神经网络学习连续且光滑的三维修正向量场，最终实现针对全域的目标点来预测边界层生长方向的目的。</w:t>
      </w:r>
    </w:p>
    <w:p w14:paraId="57141113">
      <w:pPr>
        <w:keepNext w:val="0"/>
        <w:keepLines w:val="0"/>
        <w:pageBreakBefore w:val="0"/>
        <w:widowControl w:val="0"/>
        <w:numPr>
          <w:ilvl w:val="0"/>
          <w:numId w:val="2"/>
        </w:numPr>
        <w:kinsoku/>
        <w:wordWrap/>
        <w:overflowPunct/>
        <w:topLinePunct w:val="0"/>
        <w:autoSpaceDE/>
        <w:autoSpaceDN/>
        <w:bidi w:val="0"/>
        <w:adjustRightInd/>
        <w:snapToGrid/>
        <w:ind w:left="420" w:hanging="420" w:hangingChars="200"/>
        <w:textAlignment w:val="auto"/>
        <w:rPr>
          <w:rFonts w:hint="eastAsia"/>
          <w:lang w:val="en-US" w:eastAsia="zh-CN"/>
        </w:rPr>
      </w:pPr>
      <w:r>
        <w:rPr>
          <w:rFonts w:hint="eastAsia"/>
          <w:lang w:val="en-US" w:eastAsia="zh-CN"/>
        </w:rPr>
        <w:t>高质量三维前沿推进：利用</w:t>
      </w:r>
      <w:del w:id="54" w:author="李金凯" w:date="2026-03-23T10:47:55Z">
        <w:r>
          <w:rPr>
            <w:rFonts w:hint="default"/>
            <w:lang w:val="en-US" w:eastAsia="zh-CN"/>
          </w:rPr>
          <w:delText>HashPINN</w:delText>
        </w:r>
      </w:del>
      <w:ins w:id="55" w:author="李金凯" w:date="2026-03-23T10:47:55Z">
        <w:r>
          <w:rPr>
            <w:rFonts w:hint="eastAsia"/>
            <w:lang w:val="en-US" w:eastAsia="zh-CN"/>
          </w:rPr>
          <w:t>MB</w:t>
        </w:r>
      </w:ins>
      <w:ins w:id="56" w:author="李金凯" w:date="2026-03-23T10:47:56Z">
        <w:r>
          <w:rPr>
            <w:rFonts w:hint="eastAsia"/>
            <w:lang w:val="en-US" w:eastAsia="zh-CN"/>
          </w:rPr>
          <w:t>CN</w:t>
        </w:r>
      </w:ins>
      <w:ins w:id="57" w:author="李金凯" w:date="2026-03-23T10:47:57Z">
        <w:r>
          <w:rPr>
            <w:rFonts w:hint="eastAsia"/>
            <w:lang w:val="en-US" w:eastAsia="zh-CN"/>
          </w:rPr>
          <w:t>F</w:t>
        </w:r>
      </w:ins>
      <w:r>
        <w:rPr>
          <w:rFonts w:hint="eastAsia"/>
          <w:lang w:val="en-US" w:eastAsia="zh-CN"/>
        </w:rPr>
        <w:t>预测边界层生长修正方向，结合边界约束，根据距离来改变两者之间的权重，从而引导三棱柱边界层网格的逐层生长，并配合有一定容差的四面体质量检验来确保几何凸凹区域的网格质量，最终得到能够用于工程计算的三维各向异性三棱柱边界层网格。</w:t>
      </w:r>
    </w:p>
    <w:p w14:paraId="605701E0">
      <w:pPr>
        <w:numPr>
          <w:ilvl w:val="1"/>
          <w:numId w:val="1"/>
        </w:numPr>
        <w:rPr>
          <w:rFonts w:hint="eastAsia"/>
          <w:lang w:val="en-US" w:eastAsia="zh-CN"/>
        </w:rPr>
      </w:pPr>
      <w:r>
        <w:rPr>
          <w:rFonts w:hint="eastAsia"/>
          <w:lang w:val="en-US" w:eastAsia="zh-CN"/>
        </w:rPr>
        <w:t>曲率驱动的空间采样策略</w:t>
      </w:r>
    </w:p>
    <w:p w14:paraId="767BCD7E">
      <w:pPr>
        <w:numPr>
          <w:ilvl w:val="0"/>
          <w:numId w:val="0"/>
        </w:numPr>
        <w:ind w:leftChars="0" w:firstLine="420" w:firstLineChars="0"/>
        <w:rPr>
          <w:rFonts w:hint="eastAsia"/>
          <w:lang w:val="en-US" w:eastAsia="zh-CN"/>
        </w:rPr>
      </w:pPr>
      <w:r>
        <w:rPr>
          <w:rFonts w:hint="eastAsia"/>
          <w:lang w:val="en-US" w:eastAsia="zh-CN"/>
        </w:rPr>
        <w:t>为了使神经网络能够有效捕捉几何表面的尖锐和复杂特征以及配合后续的拉普拉斯平滑损失函数，我们建立了一套非均匀采样机制：</w:t>
      </w:r>
    </w:p>
    <w:p w14:paraId="37D60AB7">
      <w:pPr>
        <w:numPr>
          <w:ilvl w:val="0"/>
          <w:numId w:val="3"/>
        </w:numPr>
        <w:ind w:left="420" w:leftChars="0" w:hanging="420" w:firstLineChars="0"/>
        <w:rPr>
          <w:rFonts w:hint="eastAsia"/>
          <w:lang w:val="en-US" w:eastAsia="zh-CN"/>
        </w:rPr>
      </w:pPr>
      <w:r>
        <w:rPr>
          <w:rFonts w:hint="eastAsia"/>
          <w:b/>
          <w:bCs/>
          <w:lang w:val="en-US" w:eastAsia="zh-CN"/>
        </w:rPr>
        <w:t>计算域体素化：</w:t>
      </w:r>
      <w:r>
        <w:rPr>
          <w:rFonts w:hint="eastAsia"/>
          <w:b w:val="0"/>
          <w:bCs w:val="0"/>
          <w:lang w:val="en-US" w:eastAsia="zh-CN"/>
        </w:rPr>
        <w:t>采用TenGen库的四面体剖分技术在内外边界构成的环形域欧米伽内生成离散点序列。同时沿壁面的法向进行层级布点，以解析从内边界到外边界的梯度变化。</w:t>
      </w:r>
    </w:p>
    <w:p w14:paraId="66FDE87A">
      <w:pPr>
        <w:numPr>
          <w:ilvl w:val="0"/>
          <w:numId w:val="3"/>
        </w:numPr>
        <w:ind w:left="420" w:leftChars="0" w:hanging="420" w:firstLineChars="0"/>
        <w:rPr>
          <w:rFonts w:hint="eastAsia"/>
          <w:b w:val="0"/>
          <w:bCs w:val="0"/>
          <w:lang w:val="en-US" w:eastAsia="zh-CN"/>
        </w:rPr>
      </w:pPr>
      <w:r>
        <w:rPr>
          <w:rFonts w:hint="eastAsia"/>
          <w:b/>
          <w:bCs/>
          <w:lang w:val="en-US" w:eastAsia="zh-CN"/>
        </w:rPr>
        <w:t>几何奇异性识别：</w:t>
      </w:r>
      <w:r>
        <w:rPr>
          <w:rFonts w:hint="eastAsia"/>
          <w:b w:val="0"/>
          <w:bCs w:val="0"/>
          <w:lang w:val="en-US" w:eastAsia="zh-CN"/>
        </w:rPr>
        <w:t>通过评估内边界和环形物理域欧米伽的目标采样点集与其k个邻接面法向集合Nadj（欧米伽内的点在内边界</w:t>
      </w:r>
      <w:ins w:id="58" w:author="李金凯" w:date="2026-03-23T13:43:39Z">
        <w:r>
          <w:rPr>
            <w:rFonts w:hint="eastAsia"/>
            <w:b w:val="0"/>
            <w:bCs w:val="0"/>
            <w:lang w:val="en-US" w:eastAsia="zh-CN"/>
          </w:rPr>
          <w:t>的</w:t>
        </w:r>
      </w:ins>
      <w:ins w:id="59" w:author="李金凯" w:date="2026-03-23T13:43:43Z">
        <w:r>
          <w:rPr>
            <w:rFonts w:hint="eastAsia"/>
            <w:b w:val="0"/>
            <w:bCs w:val="0"/>
            <w:lang w:val="en-US" w:eastAsia="zh-CN"/>
          </w:rPr>
          <w:t>邻</w:t>
        </w:r>
      </w:ins>
      <w:ins w:id="60" w:author="李金凯" w:date="2026-03-23T13:43:44Z">
        <w:r>
          <w:rPr>
            <w:rFonts w:hint="eastAsia"/>
            <w:b w:val="0"/>
            <w:bCs w:val="0"/>
            <w:lang w:val="en-US" w:eastAsia="zh-CN"/>
          </w:rPr>
          <w:t>接</w:t>
        </w:r>
      </w:ins>
      <w:ins w:id="61" w:author="李金凯" w:date="2026-03-23T13:43:45Z">
        <w:r>
          <w:rPr>
            <w:rFonts w:hint="eastAsia"/>
            <w:b w:val="0"/>
            <w:bCs w:val="0"/>
            <w:lang w:val="en-US" w:eastAsia="zh-CN"/>
          </w:rPr>
          <w:t>面</w:t>
        </w:r>
      </w:ins>
      <w:r>
        <w:rPr>
          <w:rFonts w:hint="eastAsia"/>
          <w:b w:val="0"/>
          <w:bCs w:val="0"/>
          <w:lang w:val="en-US" w:eastAsia="zh-CN"/>
        </w:rPr>
        <w:t>上寻找）的离散曲率来识别几何剧烈变化的区域。</w:t>
      </w:r>
    </w:p>
    <w:p w14:paraId="792D7AF1">
      <w:pPr>
        <w:numPr>
          <w:ilvl w:val="0"/>
          <w:numId w:val="3"/>
        </w:numPr>
        <w:ind w:left="420" w:leftChars="0" w:hanging="420" w:firstLineChars="0"/>
        <w:rPr>
          <w:rFonts w:hint="default"/>
          <w:lang w:val="en-US" w:eastAsia="zh-CN"/>
        </w:rPr>
      </w:pPr>
      <w:r>
        <w:rPr>
          <w:rFonts w:hint="eastAsia"/>
          <w:b/>
          <w:bCs/>
          <w:lang w:val="en-US" w:eastAsia="zh-CN"/>
        </w:rPr>
        <w:t>重要性权重函数：</w:t>
      </w:r>
      <w:r>
        <w:rPr>
          <w:rFonts w:hint="eastAsia"/>
          <w:b w:val="0"/>
          <w:bCs w:val="0"/>
          <w:lang w:val="en-US" w:eastAsia="zh-CN"/>
        </w:rPr>
        <w:t>定义采样权重Wi来对几何奇异性进行量化，后续对内边界和环形物理域欧米伽内的目标采样点集进行采样的时候，会根据计算得到的权重进行概率采样。</w:t>
      </w:r>
    </w:p>
    <w:p w14:paraId="0D896FEA">
      <w:pPr>
        <w:numPr>
          <w:ilvl w:val="0"/>
          <w:numId w:val="0"/>
        </w:numPr>
        <w:ind w:leftChars="0"/>
        <w:jc w:val="center"/>
      </w:pPr>
      <w:r>
        <w:drawing>
          <wp:inline distT="0" distB="0" distL="114300" distR="114300">
            <wp:extent cx="2735580" cy="61722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735580" cy="617220"/>
                    </a:xfrm>
                    <a:prstGeom prst="rect">
                      <a:avLst/>
                    </a:prstGeom>
                    <a:noFill/>
                    <a:ln>
                      <a:noFill/>
                    </a:ln>
                  </pic:spPr>
                </pic:pic>
              </a:graphicData>
            </a:graphic>
          </wp:inline>
        </w:drawing>
      </w:r>
    </w:p>
    <w:p w14:paraId="32DFE31A">
      <w:pPr>
        <w:numPr>
          <w:ilvl w:val="0"/>
          <w:numId w:val="0"/>
        </w:numPr>
        <w:ind w:leftChars="0" w:firstLine="420" w:firstLineChars="0"/>
        <w:jc w:val="both"/>
        <w:rPr>
          <w:rFonts w:hint="default" w:eastAsiaTheme="minorEastAsia"/>
          <w:lang w:val="en-US" w:eastAsia="zh-CN"/>
        </w:rPr>
      </w:pPr>
      <w:r>
        <w:rPr>
          <w:rFonts w:hint="eastAsia"/>
          <w:lang w:val="en-US" w:eastAsia="zh-CN"/>
        </w:rPr>
        <w:t>其中为正则化常数，用于保证权重不为0从而实现全域采样的覆盖</w:t>
      </w:r>
    </w:p>
    <w:p w14:paraId="23A05E1A">
      <w:pPr>
        <w:numPr>
          <w:ilvl w:val="0"/>
          <w:numId w:val="3"/>
        </w:numPr>
        <w:ind w:left="420" w:leftChars="0" w:hanging="420" w:firstLineChars="0"/>
        <w:rPr>
          <w:rFonts w:hint="default"/>
          <w:lang w:val="en-US" w:eastAsia="zh-CN"/>
        </w:rPr>
      </w:pPr>
      <w:r>
        <w:rPr>
          <w:rFonts w:hint="eastAsia"/>
          <w:lang w:val="en-US" w:eastAsia="zh-CN"/>
        </w:rPr>
        <w:t>对于外边界则采用均匀采样方式</w:t>
      </w:r>
    </w:p>
    <w:p w14:paraId="3FD1853A">
      <w:pPr>
        <w:numPr>
          <w:ilvl w:val="1"/>
          <w:numId w:val="1"/>
        </w:numPr>
        <w:rPr>
          <w:rFonts w:hint="eastAsia"/>
          <w:lang w:val="en-US" w:eastAsia="zh-CN"/>
        </w:rPr>
      </w:pPr>
      <w:del w:id="62" w:author="李金凯" w:date="2026-03-23T19:01:29Z">
        <w:r>
          <w:rPr>
            <w:rFonts w:hint="eastAsia"/>
            <w:lang w:val="en-US" w:eastAsia="zh-CN"/>
          </w:rPr>
          <w:delText>几何先验B</w:delText>
        </w:r>
      </w:del>
      <w:del w:id="63" w:author="李金凯" w:date="2026-03-23T19:01:28Z">
        <w:r>
          <w:rPr>
            <w:rFonts w:hint="eastAsia"/>
            <w:lang w:val="en-US" w:eastAsia="zh-CN"/>
          </w:rPr>
          <w:delText>CE场建立</w:delText>
        </w:r>
      </w:del>
      <w:ins w:id="64" w:author="李金凯" w:date="2026-03-23T19:01:24Z">
        <w:r>
          <w:rPr>
            <w:rFonts w:hint="eastAsia"/>
            <w:lang w:val="en-US" w:eastAsia="zh-CN"/>
          </w:rPr>
          <w:t>多分辨率边界约束神经场</w:t>
        </w:r>
      </w:ins>
    </w:p>
    <w:p w14:paraId="152FFE74">
      <w:pPr>
        <w:numPr>
          <w:ilvl w:val="0"/>
          <w:numId w:val="0"/>
        </w:numPr>
        <w:ind w:leftChars="0"/>
        <w:rPr>
          <w:del w:id="65" w:author="李金凯" w:date="2026-03-23T19:01:42Z"/>
          <w:rFonts w:hint="default"/>
          <w:color w:val="0000FF"/>
          <w:lang w:val="en-US" w:eastAsia="zh-CN"/>
        </w:rPr>
      </w:pPr>
      <w:del w:id="66" w:author="李金凯" w:date="2026-03-23T19:01:36Z">
        <w:r>
          <w:rPr>
            <w:rFonts w:hint="eastAsia"/>
            <w:color w:val="0000FF"/>
            <w:lang w:val="en-US" w:eastAsia="zh-CN"/>
          </w:rPr>
          <w:delText>KD-Tree 结合局部重心坐标插值，构建BCE场</w:delText>
        </w:r>
      </w:del>
      <w:del w:id="67" w:author="李金凯" w:date="2026-03-23T19:01:37Z">
        <w:r>
          <w:rPr>
            <w:rFonts w:hint="eastAsia"/>
            <w:color w:val="0000FF"/>
            <w:lang w:val="en-US" w:eastAsia="zh-CN"/>
          </w:rPr>
          <w:delText>。</w:delText>
        </w:r>
      </w:del>
      <w:ins w:id="68" w:author="李金凯" w:date="2026-03-23T19:01:43Z">
        <w:r>
          <w:rPr>
            <w:rFonts w:hint="eastAsia"/>
            <w:color w:val="0000FF"/>
            <w:lang w:val="en-US" w:eastAsia="zh-CN"/>
          </w:rPr>
          <w:tab/>
        </w:r>
      </w:ins>
    </w:p>
    <w:p w14:paraId="2647CEDE">
      <w:pPr>
        <w:numPr>
          <w:ilvl w:val="0"/>
          <w:numId w:val="0"/>
        </w:numPr>
        <w:ind w:leftChars="0" w:firstLine="0" w:firstLineChars="0"/>
        <w:rPr>
          <w:rFonts w:hint="eastAsia"/>
          <w:color w:val="auto"/>
          <w:lang w:val="en-US" w:eastAsia="zh-CN"/>
        </w:rPr>
        <w:pPrChange w:id="69" w:author="李金凯" w:date="2026-03-23T19:01:42Z">
          <w:pPr>
            <w:numPr>
              <w:ilvl w:val="0"/>
              <w:numId w:val="0"/>
            </w:numPr>
            <w:ind w:leftChars="0" w:firstLine="420" w:firstLineChars="0"/>
          </w:pPr>
        </w:pPrChange>
      </w:pPr>
      <w:r>
        <w:rPr>
          <w:rFonts w:hint="eastAsia"/>
          <w:color w:val="auto"/>
          <w:lang w:val="en-US" w:eastAsia="zh-CN"/>
        </w:rPr>
        <w:t>为了降低神经网络的训练难度，我们构建了一个由内边界法向定义的ninner</w:t>
      </w:r>
      <w:del w:id="70" w:author="李金凯" w:date="2026-03-23T19:11:07Z">
        <w:r>
          <w:rPr>
            <w:rFonts w:hint="default"/>
            <w:color w:val="auto"/>
            <w:lang w:val="en-US" w:eastAsia="zh-CN"/>
          </w:rPr>
          <w:delText>几何先验场</w:delText>
        </w:r>
      </w:del>
      <w:ins w:id="71" w:author="李金凯" w:date="2026-03-23T19:11:08Z">
        <w:r>
          <w:rPr>
            <w:rFonts w:hint="eastAsia"/>
            <w:color w:val="auto"/>
            <w:lang w:val="en-US" w:eastAsia="zh-CN"/>
          </w:rPr>
          <w:t>多</w:t>
        </w:r>
      </w:ins>
      <w:ins w:id="72" w:author="李金凯" w:date="2026-03-23T19:11:10Z">
        <w:r>
          <w:rPr>
            <w:rFonts w:hint="eastAsia"/>
            <w:color w:val="auto"/>
            <w:lang w:val="en-US" w:eastAsia="zh-CN"/>
          </w:rPr>
          <w:t>分辨率</w:t>
        </w:r>
      </w:ins>
      <w:ins w:id="73" w:author="李金凯" w:date="2026-03-23T19:11:17Z">
        <w:r>
          <w:rPr>
            <w:rFonts w:hint="eastAsia"/>
            <w:color w:val="auto"/>
            <w:lang w:val="en-US" w:eastAsia="zh-CN"/>
          </w:rPr>
          <w:t>边界</w:t>
        </w:r>
      </w:ins>
      <w:ins w:id="74" w:author="李金凯" w:date="2026-03-23T19:11:18Z">
        <w:r>
          <w:rPr>
            <w:rFonts w:hint="eastAsia"/>
            <w:color w:val="auto"/>
            <w:lang w:val="en-US" w:eastAsia="zh-CN"/>
          </w:rPr>
          <w:t>约束</w:t>
        </w:r>
      </w:ins>
      <w:ins w:id="75" w:author="李金凯" w:date="2026-03-23T19:11:19Z">
        <w:r>
          <w:rPr>
            <w:rFonts w:hint="eastAsia"/>
            <w:color w:val="auto"/>
            <w:lang w:val="en-US" w:eastAsia="zh-CN"/>
          </w:rPr>
          <w:t>神经</w:t>
        </w:r>
      </w:ins>
      <w:ins w:id="76" w:author="李金凯" w:date="2026-03-23T19:11:21Z">
        <w:r>
          <w:rPr>
            <w:rFonts w:hint="eastAsia"/>
            <w:color w:val="auto"/>
            <w:lang w:val="en-US" w:eastAsia="zh-CN"/>
          </w:rPr>
          <w:t>场</w:t>
        </w:r>
      </w:ins>
      <w:r>
        <w:rPr>
          <w:rFonts w:hint="eastAsia"/>
          <w:color w:val="auto"/>
          <w:lang w:val="en-US" w:eastAsia="zh-CN"/>
        </w:rPr>
        <w:t>U</w:t>
      </w:r>
      <w:ins w:id="77" w:author="李金凯" w:date="2026-03-23T19:11:37Z">
        <w:r>
          <w:rPr>
            <w:rFonts w:hint="eastAsia"/>
            <w:color w:val="auto"/>
            <w:lang w:val="en-US" w:eastAsia="zh-CN"/>
          </w:rPr>
          <w:t>mb</w:t>
        </w:r>
      </w:ins>
      <w:ins w:id="78" w:author="李金凯" w:date="2026-03-23T19:11:38Z">
        <w:r>
          <w:rPr>
            <w:rFonts w:hint="eastAsia"/>
            <w:color w:val="auto"/>
            <w:lang w:val="en-US" w:eastAsia="zh-CN"/>
          </w:rPr>
          <w:t>cnf</w:t>
        </w:r>
      </w:ins>
      <w:del w:id="79" w:author="李金凯" w:date="2026-03-23T19:11:33Z">
        <w:r>
          <w:rPr>
            <w:rFonts w:hint="eastAsia"/>
            <w:color w:val="auto"/>
            <w:lang w:val="en-US" w:eastAsia="zh-CN"/>
          </w:rPr>
          <w:delText>bce</w:delText>
        </w:r>
      </w:del>
      <w:r>
        <w:rPr>
          <w:rFonts w:hint="eastAsia"/>
          <w:color w:val="auto"/>
          <w:lang w:val="en-US" w:eastAsia="zh-CN"/>
        </w:rPr>
        <w:t>，它通过距离函数 f(d) 动态调节空间约束强度：在近壁面区域提供强正交先验，确保边界层质量；在远场区域则作为基底，与神经网络预测的残差场耦合，以逼近外边界的目标方向。使得模型不用从零开始拟合复杂的几何流形特征，转而将预测目标重构为了残差学习模式，神经网络只需要学习并预测先验场和目标场之间的局部残差。</w:t>
      </w:r>
      <w:ins w:id="80" w:author="李金凯" w:date="2026-03-23T19:11:48Z">
        <w:r>
          <w:rPr>
            <w:rFonts w:hint="eastAsia"/>
            <w:color w:val="auto"/>
            <w:lang w:val="en-US" w:eastAsia="zh-CN"/>
          </w:rPr>
          <w:t>Umbcnf</w:t>
        </w:r>
      </w:ins>
      <w:del w:id="81" w:author="李金凯" w:date="2026-03-23T19:11:48Z">
        <w:r>
          <w:rPr>
            <w:rFonts w:hint="eastAsia"/>
            <w:color w:val="auto"/>
            <w:lang w:val="en-US" w:eastAsia="zh-CN"/>
          </w:rPr>
          <w:delText>Ubce</w:delText>
        </w:r>
      </w:del>
      <w:r>
        <w:rPr>
          <w:rFonts w:hint="eastAsia"/>
          <w:color w:val="auto"/>
          <w:lang w:val="en-US" w:eastAsia="zh-CN"/>
        </w:rPr>
        <w:t>的构建过程如下：</w:t>
      </w:r>
    </w:p>
    <w:p w14:paraId="03206F7E">
      <w:pPr>
        <w:numPr>
          <w:ilvl w:val="0"/>
          <w:numId w:val="0"/>
        </w:numPr>
        <w:ind w:leftChars="0" w:firstLine="420" w:firstLineChars="0"/>
        <w:rPr>
          <w:rFonts w:hint="default"/>
          <w:color w:val="auto"/>
          <w:lang w:val="en-US" w:eastAsia="zh-CN"/>
        </w:rPr>
      </w:pPr>
      <w:r>
        <w:rPr>
          <w:rFonts w:hint="eastAsia"/>
          <w:color w:val="auto"/>
          <w:lang w:val="en-US" w:eastAsia="zh-CN"/>
        </w:rPr>
        <w:t>对于内边界以外（包括内边界）的任意点p，我们利用KDTree来检索内边界上离该点最近的K个邻近三角面片，计算点p在各面片上的投影及其重心坐标，再结合点p与这k个邻近三角面片的距离，利用距离幂次反比权重将这k个面片的法向信息融合，从而构建了一个全域连续的初始场，结合神经网络的修正值，即可得到最终的生长法向量。（如3.4节中公式所示）</w:t>
      </w:r>
    </w:p>
    <w:p w14:paraId="4333E90B">
      <w:pPr>
        <w:numPr>
          <w:ilvl w:val="1"/>
          <w:numId w:val="1"/>
        </w:numPr>
        <w:rPr>
          <w:rFonts w:hint="eastAsia"/>
          <w:lang w:val="en-US" w:eastAsia="zh-CN"/>
        </w:rPr>
      </w:pPr>
      <w:r>
        <w:rPr>
          <w:rFonts w:hint="eastAsia"/>
          <w:lang w:val="en-US" w:eastAsia="zh-CN"/>
        </w:rPr>
        <w:t>哈希编码边界信息神经网络架构（HashBINN）</w:t>
      </w:r>
    </w:p>
    <w:p w14:paraId="11A9774D">
      <w:pPr>
        <w:numPr>
          <w:ilvl w:val="0"/>
          <w:numId w:val="0"/>
        </w:numPr>
        <w:ind w:leftChars="0" w:firstLine="420" w:firstLineChars="0"/>
        <w:rPr>
          <w:rFonts w:hint="eastAsia"/>
          <w:lang w:val="en-US" w:eastAsia="zh-CN"/>
        </w:rPr>
      </w:pPr>
      <w:r>
        <w:rPr>
          <w:rFonts w:hint="eastAsia"/>
          <w:lang w:val="en-US" w:eastAsia="zh-CN"/>
        </w:rPr>
        <w:t>传统的基于MLP的坐标网格受限于固有的“谱偏置”特性，在处理复杂的三维几何模型时难以精确刻画边界层区域的可能存在的高频复杂几何特征。为此，本文引入了多分辨率哈希编码架构。该架构利用利用可学习的层级化哈希表，将空间几何特征解耦为多尺度的局部基函数，从而显著提升了模型对局部</w:t>
      </w:r>
      <w:ins w:id="82" w:author="李金凯" w:date="2026-03-23T19:22:23Z">
        <w:r>
          <w:rPr>
            <w:rFonts w:hint="eastAsia"/>
            <w:lang w:val="en-US" w:eastAsia="zh-CN"/>
          </w:rPr>
          <w:t>几何</w:t>
        </w:r>
      </w:ins>
      <w:ins w:id="83" w:author="李金凯" w:date="2026-03-23T19:22:25Z">
        <w:r>
          <w:rPr>
            <w:rFonts w:hint="eastAsia"/>
            <w:lang w:val="en-US" w:eastAsia="zh-CN"/>
          </w:rPr>
          <w:t>特征</w:t>
        </w:r>
      </w:ins>
      <w:del w:id="84" w:author="李金凯" w:date="2026-03-23T19:22:19Z">
        <w:r>
          <w:rPr>
            <w:rFonts w:hint="eastAsia"/>
            <w:lang w:val="en-US" w:eastAsia="zh-CN"/>
          </w:rPr>
          <w:delText>奇点</w:delText>
        </w:r>
      </w:del>
      <w:r>
        <w:rPr>
          <w:rFonts w:hint="eastAsia"/>
          <w:lang w:val="en-US" w:eastAsia="zh-CN"/>
        </w:rPr>
        <w:t>的表征</w:t>
      </w:r>
      <w:ins w:id="85" w:author="李金凯" w:date="2026-03-23T19:22:31Z">
        <w:r>
          <w:rPr>
            <w:rFonts w:hint="eastAsia"/>
            <w:lang w:val="en-US" w:eastAsia="zh-CN"/>
          </w:rPr>
          <w:t>效果</w:t>
        </w:r>
      </w:ins>
      <w:del w:id="86" w:author="李金凯" w:date="2026-03-23T19:22:28Z">
        <w:r>
          <w:rPr>
            <w:rFonts w:hint="eastAsia"/>
            <w:lang w:val="en-US" w:eastAsia="zh-CN"/>
          </w:rPr>
          <w:delText>容量</w:delText>
        </w:r>
      </w:del>
      <w:r>
        <w:rPr>
          <w:rFonts w:hint="eastAsia"/>
          <w:lang w:val="en-US" w:eastAsia="zh-CN"/>
        </w:rPr>
        <w:t>。</w:t>
      </w:r>
    </w:p>
    <w:p w14:paraId="582F82B9">
      <w:pPr>
        <w:numPr>
          <w:ilvl w:val="0"/>
          <w:numId w:val="4"/>
        </w:numPr>
        <w:ind w:left="420" w:leftChars="0" w:hanging="420" w:firstLineChars="0"/>
        <w:rPr>
          <w:rFonts w:hint="eastAsia"/>
          <w:lang w:val="en-US" w:eastAsia="zh-CN"/>
        </w:rPr>
      </w:pPr>
      <w:r>
        <w:rPr>
          <w:rFonts w:hint="eastAsia"/>
          <w:b/>
          <w:bCs/>
          <w:lang w:val="en-US" w:eastAsia="zh-CN"/>
        </w:rPr>
        <w:t>基于c2连续插值的数值振荡抑制：</w:t>
      </w:r>
      <w:r>
        <w:rPr>
          <w:rFonts w:hint="eastAsia"/>
          <w:lang w:val="en-US" w:eastAsia="zh-CN"/>
        </w:rPr>
        <w:t>传统的哈希编码通常采用线性插值，这会导致其输出场在穿过哈希网格边界时失去一阶与二阶导数的连续性。在求解拉普拉斯平滑约束时，这种不连续性极易引发物理损失的奇异化，进而导致生成矢量场出现与底层哈希网格对齐的数值振荡</w:t>
      </w:r>
      <w:del w:id="87" w:author="李金凯" w:date="2026-03-23T10:34:28Z">
        <w:r>
          <w:rPr>
            <w:rFonts w:hint="eastAsia"/>
            <w:lang w:val="en-US" w:eastAsia="zh-CN"/>
          </w:rPr>
          <w:delText>（</w:delText>
        </w:r>
      </w:del>
      <w:del w:id="88" w:author="李金凯" w:date="2026-03-23T10:34:27Z">
        <w:r>
          <w:rPr>
            <w:rFonts w:hint="eastAsia"/>
            <w:lang w:val="en-US" w:eastAsia="zh-CN"/>
          </w:rPr>
          <w:delText>即“网格</w:delText>
        </w:r>
      </w:del>
      <w:del w:id="89" w:author="李金凯" w:date="2026-03-23T10:34:26Z">
        <w:r>
          <w:rPr>
            <w:rFonts w:hint="eastAsia"/>
            <w:lang w:val="en-US" w:eastAsia="zh-CN"/>
          </w:rPr>
          <w:delText>伪影”）</w:delText>
        </w:r>
      </w:del>
      <w:r>
        <w:rPr>
          <w:rFonts w:hint="eastAsia"/>
          <w:lang w:val="en-US" w:eastAsia="zh-CN"/>
        </w:rPr>
        <w:t>。为此，本文引入了c2连续高阶平滑插值函数。该函数从底层数学构造上保证了预测矢量场u（p）的 $C^2$ 全局连续性，</w:t>
      </w:r>
      <w:r>
        <w:rPr>
          <w:rFonts w:hint="eastAsia"/>
          <w:color w:val="FF0000"/>
          <w:lang w:val="en-US" w:eastAsia="zh-CN"/>
        </w:rPr>
        <w:t>完美适配了二阶偏微分算子的求解需求，从根本上消除了空间拉伸方向的非物理突变</w:t>
      </w:r>
      <w:r>
        <w:rPr>
          <w:rFonts w:hint="eastAsia"/>
          <w:lang w:val="en-US" w:eastAsia="zh-CN"/>
        </w:rPr>
        <w:t>。</w:t>
      </w:r>
    </w:p>
    <w:p w14:paraId="30AABECB">
      <w:pPr>
        <w:numPr>
          <w:ilvl w:val="0"/>
          <w:numId w:val="4"/>
        </w:numPr>
        <w:ind w:left="420" w:leftChars="0" w:hanging="420" w:firstLineChars="0"/>
        <w:rPr>
          <w:rFonts w:hint="default"/>
          <w:lang w:val="en-US" w:eastAsia="zh-CN"/>
        </w:rPr>
      </w:pPr>
      <w:r>
        <w:rPr>
          <w:rFonts w:hint="eastAsia"/>
          <w:b/>
          <w:bCs/>
          <w:lang w:val="en-US" w:eastAsia="zh-CN"/>
        </w:rPr>
        <w:t>边界信息硬约束（BINN）表征：</w:t>
      </w:r>
      <w:r>
        <w:rPr>
          <w:rFonts w:hint="eastAsia"/>
          <w:lang w:val="en-US" w:eastAsia="zh-CN"/>
        </w:rPr>
        <w:t>采用边界增强公式对神经网络的预测输出进行重新参数化：</w:t>
      </w:r>
    </w:p>
    <w:p w14:paraId="71554E43">
      <w:pPr>
        <w:numPr>
          <w:ilvl w:val="0"/>
          <w:numId w:val="0"/>
        </w:numPr>
        <w:ind w:leftChars="0"/>
        <w:jc w:val="center"/>
      </w:pPr>
      <w:del w:id="90" w:author="李金凯" w:date="2026-03-23T19:44:48Z">
        <w:r>
          <w:rPr/>
          <w:drawing>
            <wp:inline distT="0" distB="0" distL="114300" distR="114300">
              <wp:extent cx="3543300" cy="50292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543300" cy="502920"/>
                      </a:xfrm>
                      <a:prstGeom prst="rect">
                        <a:avLst/>
                      </a:prstGeom>
                      <a:noFill/>
                      <a:ln>
                        <a:noFill/>
                      </a:ln>
                    </pic:spPr>
                  </pic:pic>
                </a:graphicData>
              </a:graphic>
            </wp:inline>
          </w:drawing>
        </w:r>
      </w:del>
      <w:ins w:id="92" w:author="李金凯" w:date="2026-03-23T19:44:48Z">
        <w:r>
          <w:rPr/>
          <w:drawing>
            <wp:inline distT="0" distB="0" distL="114300" distR="114300">
              <wp:extent cx="3543300" cy="50292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543300" cy="502920"/>
                      </a:xfrm>
                      <a:prstGeom prst="rect">
                        <a:avLst/>
                      </a:prstGeom>
                      <a:noFill/>
                      <a:ln>
                        <a:noFill/>
                      </a:ln>
                    </pic:spPr>
                  </pic:pic>
                </a:graphicData>
              </a:graphic>
            </wp:inline>
          </w:drawing>
        </w:r>
      </w:ins>
    </w:p>
    <w:p w14:paraId="2388BA90">
      <w:pPr>
        <w:numPr>
          <w:ilvl w:val="0"/>
          <w:numId w:val="0"/>
        </w:numPr>
        <w:ind w:leftChars="0" w:firstLine="420" w:firstLineChars="0"/>
        <w:jc w:val="both"/>
        <w:rPr>
          <w:rFonts w:hint="default" w:eastAsiaTheme="minorEastAsia"/>
          <w:lang w:val="en-US" w:eastAsia="zh-CN"/>
        </w:rPr>
      </w:pPr>
      <w:r>
        <w:rPr>
          <w:rFonts w:hint="eastAsia"/>
          <w:lang w:val="en-US" w:eastAsia="zh-CN"/>
        </w:rPr>
        <w:t>其中ubce（p）为基于物面投影构建的全域连续先验场，大fan（p；θ）为由哈希网络</w:t>
      </w:r>
      <w:r>
        <w:rPr>
          <w:rFonts w:hint="eastAsia"/>
          <w:lang w:val="en-US" w:eastAsia="zh-CN"/>
        </w:rPr>
        <w:tab/>
      </w:r>
      <w:r>
        <w:rPr>
          <w:rFonts w:hint="eastAsia"/>
          <w:lang w:val="en-US" w:eastAsia="zh-CN"/>
        </w:rPr>
        <w:t>预测输出的修正向量场。核心的距离调制函数 $f(d)$ 建立了一种基于距离的动态置信</w:t>
      </w:r>
      <w:r>
        <w:rPr>
          <w:rFonts w:hint="eastAsia"/>
          <w:lang w:val="en-US" w:eastAsia="zh-CN"/>
        </w:rPr>
        <w:tab/>
      </w:r>
      <w:r>
        <w:rPr>
          <w:rFonts w:hint="eastAsia"/>
          <w:lang w:val="en-US" w:eastAsia="zh-CN"/>
        </w:rPr>
        <w:t>度机制：当空间点趋近物体表面（即d-&gt;0）时，残差项大fan的权重平滑衰减至零，使</w:t>
      </w:r>
      <w:r>
        <w:rPr>
          <w:rFonts w:hint="eastAsia"/>
          <w:lang w:val="en-US" w:eastAsia="zh-CN"/>
        </w:rPr>
        <w:tab/>
      </w:r>
      <w:r>
        <w:rPr>
          <w:rFonts w:hint="eastAsia"/>
          <w:lang w:val="en-US" w:eastAsia="zh-CN"/>
        </w:rPr>
        <w:t>得预测场upred（p）自动退化为精确的狄利克雷边界条件</w:t>
      </w:r>
      <w:r>
        <w:rPr>
          <w:rFonts w:hint="eastAsia"/>
          <w:lang w:val="en-US" w:eastAsia="zh-CN"/>
        </w:rPr>
        <w:tab/>
      </w:r>
      <w:r>
        <w:rPr>
          <w:rFonts w:hint="eastAsia"/>
          <w:lang w:val="en-US" w:eastAsia="zh-CN"/>
        </w:rPr>
        <w:t xml:space="preserve">（Dirichlet Boundary </w:t>
      </w:r>
      <w:r>
        <w:rPr>
          <w:rFonts w:hint="eastAsia"/>
          <w:lang w:val="en-US" w:eastAsia="zh-CN"/>
        </w:rPr>
        <w:tab/>
      </w:r>
      <w:r>
        <w:rPr>
          <w:rFonts w:hint="eastAsia"/>
          <w:lang w:val="en-US" w:eastAsia="zh-CN"/>
        </w:rPr>
        <w:t>Condition）。这一构造不仅实现了对近壁面网格正交性的“硬约束”，还将神经</w:t>
      </w:r>
      <w:r>
        <w:rPr>
          <w:rFonts w:hint="eastAsia"/>
          <w:lang w:val="en-US" w:eastAsia="zh-CN"/>
        </w:rPr>
        <w:tab/>
      </w:r>
      <w:r>
        <w:rPr>
          <w:rFonts w:hint="eastAsia"/>
          <w:lang w:val="en-US" w:eastAsia="zh-CN"/>
        </w:rPr>
        <w:t>网络的</w:t>
      </w:r>
      <w:r>
        <w:rPr>
          <w:rFonts w:hint="eastAsia"/>
          <w:lang w:val="en-US" w:eastAsia="zh-CN"/>
        </w:rPr>
        <w:tab/>
      </w:r>
      <w:r>
        <w:rPr>
          <w:rFonts w:hint="eastAsia"/>
          <w:lang w:val="en-US" w:eastAsia="zh-CN"/>
        </w:rPr>
        <w:t>优化目标从拟合复杂的全量几何场，大幅简化为学习低频的局</w:t>
      </w:r>
      <w:r>
        <w:rPr>
          <w:rFonts w:hint="eastAsia"/>
          <w:lang w:val="en-US" w:eastAsia="zh-CN"/>
        </w:rPr>
        <w:tab/>
      </w:r>
      <w:r>
        <w:rPr>
          <w:rFonts w:hint="eastAsia"/>
          <w:lang w:val="en-US" w:eastAsia="zh-CN"/>
        </w:rPr>
        <w:t>部偏差，显著加速了收</w:t>
      </w:r>
      <w:r>
        <w:rPr>
          <w:rFonts w:hint="eastAsia"/>
          <w:lang w:val="en-US" w:eastAsia="zh-CN"/>
        </w:rPr>
        <w:tab/>
      </w:r>
      <w:r>
        <w:rPr>
          <w:rFonts w:hint="eastAsia"/>
          <w:lang w:val="en-US" w:eastAsia="zh-CN"/>
        </w:rPr>
        <w:t>敛过程。</w:t>
      </w:r>
    </w:p>
    <w:p w14:paraId="5100159A">
      <w:pPr>
        <w:numPr>
          <w:ilvl w:val="1"/>
          <w:numId w:val="1"/>
        </w:numPr>
        <w:rPr>
          <w:rFonts w:hint="eastAsia"/>
          <w:lang w:val="en-US" w:eastAsia="zh-CN"/>
        </w:rPr>
      </w:pPr>
      <w:r>
        <w:rPr>
          <w:rFonts w:hint="eastAsia"/>
          <w:lang w:val="en-US" w:eastAsia="zh-CN"/>
        </w:rPr>
        <w:t>损失函数</w:t>
      </w:r>
    </w:p>
    <w:p w14:paraId="165AF3EE">
      <w:pPr>
        <w:numPr>
          <w:ilvl w:val="0"/>
          <w:numId w:val="5"/>
        </w:numPr>
        <w:ind w:left="420" w:leftChars="0" w:hanging="420" w:firstLineChars="0"/>
        <w:rPr>
          <w:rFonts w:hint="eastAsia"/>
          <w:lang w:val="en-US" w:eastAsia="zh-CN"/>
        </w:rPr>
      </w:pPr>
      <w:r>
        <w:rPr>
          <w:rFonts w:hint="eastAsia"/>
          <w:b/>
          <w:bCs/>
          <w:lang w:val="en-US" w:eastAsia="zh-CN"/>
        </w:rPr>
        <w:t>边界余弦损失：</w:t>
      </w:r>
      <w:r>
        <w:rPr>
          <w:rFonts w:hint="eastAsia"/>
          <w:lang w:val="en-US" w:eastAsia="zh-CN"/>
        </w:rPr>
        <w:t>采用加权余弦相似度来度量预测矢量与目标法向之间的偏差：</w:t>
      </w:r>
    </w:p>
    <w:p w14:paraId="7C5915C9">
      <w:pPr>
        <w:numPr>
          <w:ilvl w:val="0"/>
          <w:numId w:val="0"/>
        </w:numPr>
        <w:ind w:leftChars="0"/>
        <w:jc w:val="center"/>
        <w:rPr>
          <w:rFonts w:hint="eastAsia"/>
          <w:lang w:val="en-US" w:eastAsia="zh-CN"/>
        </w:rPr>
      </w:pPr>
      <w:r>
        <w:drawing>
          <wp:inline distT="0" distB="0" distL="114300" distR="114300">
            <wp:extent cx="3383280" cy="72390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3383280" cy="723900"/>
                    </a:xfrm>
                    <a:prstGeom prst="rect">
                      <a:avLst/>
                    </a:prstGeom>
                    <a:noFill/>
                    <a:ln>
                      <a:noFill/>
                    </a:ln>
                  </pic:spPr>
                </pic:pic>
              </a:graphicData>
            </a:graphic>
          </wp:inline>
        </w:drawing>
      </w:r>
    </w:p>
    <w:p w14:paraId="7F460F6E">
      <w:pPr>
        <w:numPr>
          <w:ilvl w:val="0"/>
          <w:numId w:val="5"/>
        </w:numPr>
        <w:ind w:left="420" w:leftChars="0" w:hanging="420" w:firstLineChars="0"/>
        <w:rPr>
          <w:rFonts w:hint="default"/>
          <w:lang w:val="en-US" w:eastAsia="zh-CN"/>
        </w:rPr>
      </w:pPr>
      <w:r>
        <w:rPr>
          <w:rFonts w:hint="eastAsia"/>
          <w:b/>
          <w:bCs/>
          <w:lang w:val="en-US" w:eastAsia="zh-CN"/>
        </w:rPr>
        <w:t>拉普拉斯平滑损失：</w:t>
      </w:r>
      <w:r>
        <w:rPr>
          <w:rFonts w:hint="eastAsia"/>
          <w:lang w:val="en-US" w:eastAsia="zh-CN"/>
        </w:rPr>
        <w:t>为防止场线内部发生交叉或形成奇异点，使得边界层网格能从内边界平滑地过渡到外边界，我们引入基于有限差分算子的物理正则项 $\nabla^2 u，强制矢量场满足空间平滑性约束，其在 GPU 上通过大规模并行差分计算实现。最终将内外边界的余弦损失以及拉普拉斯平滑损失按一定比例加权融合得到最终的损失函数。</w:t>
      </w:r>
    </w:p>
    <w:p w14:paraId="25F4D4D6">
      <w:pPr>
        <w:numPr>
          <w:ilvl w:val="1"/>
          <w:numId w:val="1"/>
        </w:numPr>
        <w:rPr>
          <w:rFonts w:hint="eastAsia"/>
          <w:lang w:val="en-US" w:eastAsia="zh-CN"/>
        </w:rPr>
      </w:pPr>
      <w:r>
        <w:rPr>
          <w:rFonts w:hint="eastAsia"/>
          <w:lang w:val="en-US" w:eastAsia="zh-CN"/>
        </w:rPr>
        <w:t>前沿推进网格生成</w:t>
      </w:r>
    </w:p>
    <w:p w14:paraId="2427AE5B">
      <w:pPr>
        <w:numPr>
          <w:ilvl w:val="0"/>
          <w:numId w:val="0"/>
        </w:numPr>
        <w:ind w:firstLine="420" w:firstLineChars="0"/>
        <w:rPr>
          <w:ins w:id="94" w:author="李金凯" w:date="2026-03-23T20:10:07Z"/>
          <w:rFonts w:hint="default"/>
          <w:lang w:val="en-US" w:eastAsia="zh-CN"/>
        </w:rPr>
      </w:pPr>
      <w:del w:id="95" w:author="李金凯" w:date="2026-03-23T20:08:55Z">
        <w:r>
          <w:rPr>
            <w:rFonts w:hint="default"/>
            <w:lang w:val="en-US" w:eastAsia="zh-CN"/>
          </w:rPr>
          <w:delText>在获得全局收敛且连续的引导矢量场后，边界层实体网格单元的生成可被建模为沿该流场迹线的空间积分过程。本研究引入了一种质量受控的演化机制，以确保离散网格的拓扑合法性：</w:delText>
        </w:r>
      </w:del>
      <w:ins w:id="96" w:author="李金凯" w:date="2026-03-23T20:08:50Z">
        <w:r>
          <w:rPr>
            <w:rFonts w:hint="default"/>
            <w:lang w:val="en-US" w:eastAsia="zh-CN"/>
          </w:rPr>
          <w:t>在获得收敛的</w:t>
        </w:r>
      </w:ins>
      <w:ins w:id="97" w:author="李金凯" w:date="2026-03-23T20:32:04Z">
        <w:r>
          <w:rPr>
            <w:rFonts w:hint="eastAsia"/>
            <w:lang w:val="en-US" w:eastAsia="zh-CN"/>
          </w:rPr>
          <w:t>预测</w:t>
        </w:r>
      </w:ins>
      <w:ins w:id="98" w:author="李金凯" w:date="2026-03-23T20:32:07Z">
        <w:r>
          <w:rPr>
            <w:rFonts w:hint="eastAsia"/>
            <w:lang w:val="en-US" w:eastAsia="zh-CN"/>
          </w:rPr>
          <w:t>修正</w:t>
        </w:r>
      </w:ins>
      <w:ins w:id="99" w:author="李金凯" w:date="2026-03-23T20:08:50Z">
        <w:r>
          <w:rPr>
            <w:rFonts w:hint="default"/>
            <w:lang w:val="en-US" w:eastAsia="zh-CN"/>
          </w:rPr>
          <w:t>矢量场</w:t>
        </w:r>
      </w:ins>
      <w:ins w:id="100" w:author="李金凯" w:date="2026-03-23T20:32:10Z">
        <w:r>
          <w:rPr>
            <w:rFonts w:hint="eastAsia"/>
            <w:lang w:val="en-US" w:eastAsia="zh-CN"/>
          </w:rPr>
          <w:t>u</w:t>
        </w:r>
      </w:ins>
      <w:ins w:id="101" w:author="李金凯" w:date="2026-03-23T20:32:12Z">
        <w:r>
          <w:rPr>
            <w:rFonts w:hint="eastAsia"/>
            <w:lang w:val="en-US" w:eastAsia="zh-CN"/>
          </w:rPr>
          <w:t>pred</w:t>
        </w:r>
      </w:ins>
      <w:ins w:id="102" w:author="李金凯" w:date="2026-03-23T20:08:50Z">
        <w:r>
          <w:rPr>
            <w:rFonts w:hint="default"/>
            <w:lang w:val="en-US" w:eastAsia="zh-CN"/>
          </w:rPr>
          <w:t>后，</w:t>
        </w:r>
      </w:ins>
      <w:ins w:id="103" w:author="李金凯" w:date="2026-03-23T20:09:18Z">
        <w:r>
          <w:rPr>
            <w:rFonts w:hint="eastAsia"/>
            <w:lang w:val="en-US" w:eastAsia="zh-CN"/>
          </w:rPr>
          <w:t>我们</w:t>
        </w:r>
      </w:ins>
      <w:ins w:id="104" w:author="李金凯" w:date="2026-03-23T20:09:19Z">
        <w:r>
          <w:rPr>
            <w:rFonts w:hint="eastAsia"/>
            <w:lang w:val="en-US" w:eastAsia="zh-CN"/>
          </w:rPr>
          <w:t>使用</w:t>
        </w:r>
      </w:ins>
      <w:ins w:id="105" w:author="李金凯" w:date="2026-03-23T20:09:21Z">
        <w:r>
          <w:rPr>
            <w:rFonts w:hint="eastAsia"/>
            <w:lang w:val="en-US" w:eastAsia="zh-CN"/>
          </w:rPr>
          <w:t>前沿</w:t>
        </w:r>
      </w:ins>
      <w:ins w:id="106" w:author="李金凯" w:date="2026-03-23T20:09:24Z">
        <w:r>
          <w:rPr>
            <w:rFonts w:hint="eastAsia"/>
            <w:lang w:val="en-US" w:eastAsia="zh-CN"/>
          </w:rPr>
          <w:t>层进</w:t>
        </w:r>
      </w:ins>
      <w:ins w:id="107" w:author="李金凯" w:date="2026-03-23T20:09:25Z">
        <w:r>
          <w:rPr>
            <w:rFonts w:hint="eastAsia"/>
            <w:lang w:val="en-US" w:eastAsia="zh-CN"/>
          </w:rPr>
          <w:t>法</w:t>
        </w:r>
      </w:ins>
      <w:ins w:id="108" w:author="李金凯" w:date="2026-03-23T20:16:06Z">
        <w:r>
          <w:rPr>
            <w:rFonts w:hint="eastAsia"/>
            <w:lang w:val="en-US" w:eastAsia="zh-CN"/>
          </w:rPr>
          <w:t>（</w:t>
        </w:r>
      </w:ins>
      <w:ins w:id="109" w:author="李金凯" w:date="2026-03-23T20:16:16Z">
        <w:r>
          <w:rPr>
            <w:rFonts w:ascii="Segoe UI" w:hAnsi="Segoe UI" w:eastAsia="Segoe UI" w:cs="Segoe UI"/>
            <w:i w:val="0"/>
            <w:iCs w:val="0"/>
            <w:caps w:val="0"/>
            <w:color w:val="0F1115"/>
            <w:spacing w:val="0"/>
            <w:sz w:val="19"/>
            <w:szCs w:val="19"/>
            <w:shd w:val="clear" w:fill="FFFFFF"/>
          </w:rPr>
          <w:t>Advancing Front Method</w:t>
        </w:r>
      </w:ins>
      <w:ins w:id="110" w:author="李金凯" w:date="2026-03-23T20:16:19Z">
        <w:r>
          <w:rPr>
            <w:rFonts w:hint="eastAsia" w:ascii="Segoe UI" w:hAnsi="Segoe UI" w:eastAsia="宋体" w:cs="Segoe UI"/>
            <w:i w:val="0"/>
            <w:iCs w:val="0"/>
            <w:caps w:val="0"/>
            <w:color w:val="0F1115"/>
            <w:spacing w:val="0"/>
            <w:sz w:val="19"/>
            <w:szCs w:val="19"/>
            <w:shd w:val="clear" w:fill="FFFFFF"/>
            <w:lang w:val="en-US" w:eastAsia="zh-CN"/>
          </w:rPr>
          <w:t>,</w:t>
        </w:r>
      </w:ins>
      <w:ins w:id="111" w:author="李金凯" w:date="2026-03-23T20:16:24Z">
        <w:r>
          <w:rPr>
            <w:rFonts w:hint="eastAsia" w:ascii="Segoe UI" w:hAnsi="Segoe UI" w:eastAsia="宋体" w:cs="Segoe UI"/>
            <w:i w:val="0"/>
            <w:iCs w:val="0"/>
            <w:caps w:val="0"/>
            <w:color w:val="0F1115"/>
            <w:spacing w:val="0"/>
            <w:sz w:val="19"/>
            <w:szCs w:val="19"/>
            <w:shd w:val="clear" w:fill="FFFFFF"/>
            <w:lang w:val="en-US" w:eastAsia="zh-CN"/>
          </w:rPr>
          <w:t>A</w:t>
        </w:r>
      </w:ins>
      <w:ins w:id="112" w:author="李金凯" w:date="2026-03-23T20:16:25Z">
        <w:r>
          <w:rPr>
            <w:rFonts w:hint="eastAsia" w:ascii="Segoe UI" w:hAnsi="Segoe UI" w:eastAsia="宋体" w:cs="Segoe UI"/>
            <w:i w:val="0"/>
            <w:iCs w:val="0"/>
            <w:caps w:val="0"/>
            <w:color w:val="0F1115"/>
            <w:spacing w:val="0"/>
            <w:sz w:val="19"/>
            <w:szCs w:val="19"/>
            <w:shd w:val="clear" w:fill="FFFFFF"/>
            <w:lang w:val="en-US" w:eastAsia="zh-CN"/>
          </w:rPr>
          <w:t>FM</w:t>
        </w:r>
      </w:ins>
      <w:ins w:id="113" w:author="李金凯" w:date="2026-03-23T20:16:06Z">
        <w:r>
          <w:rPr>
            <w:rFonts w:hint="eastAsia"/>
            <w:lang w:val="en-US" w:eastAsia="zh-CN"/>
          </w:rPr>
          <w:t>）</w:t>
        </w:r>
      </w:ins>
      <w:ins w:id="114" w:author="李金凯" w:date="2026-03-23T20:09:28Z">
        <w:r>
          <w:rPr>
            <w:rFonts w:hint="eastAsia"/>
            <w:lang w:val="en-US" w:eastAsia="zh-CN"/>
          </w:rPr>
          <w:t>来</w:t>
        </w:r>
      </w:ins>
      <w:ins w:id="115" w:author="李金凯" w:date="2026-03-23T20:08:50Z">
        <w:r>
          <w:rPr>
            <w:rFonts w:hint="default"/>
            <w:lang w:val="en-US" w:eastAsia="zh-CN"/>
          </w:rPr>
          <w:t>引导边界层节点生成实体网格单元。</w:t>
        </w:r>
      </w:ins>
    </w:p>
    <w:p w14:paraId="7507142B">
      <w:pPr>
        <w:numPr>
          <w:ilvl w:val="0"/>
          <w:numId w:val="0"/>
        </w:numPr>
        <w:ind w:firstLine="420" w:firstLineChars="0"/>
        <w:rPr>
          <w:ins w:id="116" w:author="李金凯" w:date="2026-03-23T20:10:28Z"/>
        </w:rPr>
      </w:pPr>
      <w:ins w:id="117" w:author="李金凯" w:date="2026-03-23T20:10:13Z">
        <w:r>
          <w:rPr/>
          <w:drawing>
            <wp:inline distT="0" distB="0" distL="114300" distR="114300">
              <wp:extent cx="2103120" cy="6248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103120" cy="624840"/>
                      </a:xfrm>
                      <a:prstGeom prst="rect">
                        <a:avLst/>
                      </a:prstGeom>
                      <a:noFill/>
                      <a:ln>
                        <a:noFill/>
                      </a:ln>
                    </pic:spPr>
                  </pic:pic>
                </a:graphicData>
              </a:graphic>
            </wp:inline>
          </w:drawing>
        </w:r>
      </w:ins>
    </w:p>
    <w:p w14:paraId="101E0230">
      <w:pPr>
        <w:numPr>
          <w:ilvl w:val="0"/>
          <w:numId w:val="0"/>
        </w:numPr>
        <w:ind w:firstLine="420" w:firstLineChars="0"/>
        <w:rPr>
          <w:ins w:id="119" w:author="李金凯" w:date="2026-03-23T20:10:07Z"/>
          <w:rFonts w:hint="default"/>
          <w:lang w:val="en-US" w:eastAsia="zh-CN"/>
        </w:rPr>
      </w:pPr>
      <w:ins w:id="120" w:author="李金凯" w:date="2026-03-23T20:10:28Z">
        <w:r>
          <w:rPr>
            <w:rFonts w:hint="default"/>
            <w:lang w:val="en-US" w:eastAsia="zh-CN"/>
          </w:rPr>
          <w:t>其中，$h$为局部网格生长步长（通常服从指数递增规律以模拟边界层的各向异性分布）</w:t>
        </w:r>
      </w:ins>
    </w:p>
    <w:p w14:paraId="3F844AE7">
      <w:pPr>
        <w:numPr>
          <w:ilvl w:val="0"/>
          <w:numId w:val="0"/>
        </w:numPr>
        <w:ind w:firstLine="420" w:firstLineChars="0"/>
        <w:rPr>
          <w:rFonts w:hint="default"/>
          <w:lang w:val="en-US" w:eastAsia="zh-CN"/>
        </w:rPr>
      </w:pPr>
      <w:ins w:id="121" w:author="李金凯" w:date="2026-03-23T20:08:50Z">
        <w:r>
          <w:rPr>
            <w:rFonts w:hint="default"/>
            <w:lang w:val="en-US" w:eastAsia="zh-CN"/>
          </w:rPr>
          <w:t>为</w:t>
        </w:r>
      </w:ins>
      <w:ins w:id="122" w:author="李金凯" w:date="2026-03-23T20:30:34Z">
        <w:r>
          <w:rPr>
            <w:rFonts w:hint="eastAsia"/>
            <w:lang w:val="en-US" w:eastAsia="zh-CN"/>
          </w:rPr>
          <w:t>防止</w:t>
        </w:r>
      </w:ins>
      <w:ins w:id="123" w:author="李金凯" w:date="2026-03-23T20:08:50Z">
        <w:r>
          <w:rPr>
            <w:rFonts w:hint="default"/>
            <w:lang w:val="en-US" w:eastAsia="zh-CN"/>
          </w:rPr>
          <w:t>三维空间复杂曲面推进中易发的自相交、单元翻转以及马鞍面扭曲等致密问题，</w:t>
        </w:r>
      </w:ins>
      <w:ins w:id="124" w:author="李金凯" w:date="2026-03-23T20:30:26Z">
        <w:r>
          <w:rPr>
            <w:rFonts w:hint="eastAsia"/>
            <w:lang w:val="en-US" w:eastAsia="zh-CN"/>
          </w:rPr>
          <w:t>我们</w:t>
        </w:r>
      </w:ins>
      <w:ins w:id="125" w:author="李金凯" w:date="2026-03-23T20:08:50Z">
        <w:r>
          <w:rPr>
            <w:rFonts w:hint="default"/>
            <w:lang w:val="en-US" w:eastAsia="zh-CN"/>
          </w:rPr>
          <w:t>在网格拓扑生长管线中</w:t>
        </w:r>
      </w:ins>
      <w:ins w:id="126" w:author="李金凯" w:date="2026-03-23T20:09:41Z">
        <w:r>
          <w:rPr>
            <w:rFonts w:hint="eastAsia"/>
            <w:lang w:val="en-US" w:eastAsia="zh-CN"/>
          </w:rPr>
          <w:t>引入</w:t>
        </w:r>
      </w:ins>
      <w:ins w:id="127" w:author="李金凯" w:date="2026-03-23T20:08:50Z">
        <w:r>
          <w:rPr>
            <w:rFonts w:hint="default"/>
            <w:lang w:val="en-US" w:eastAsia="zh-CN"/>
          </w:rPr>
          <w:t>了一套严格的两段式流形质量检验（Two-Stage Manifold Quality Validation）机制：</w:t>
        </w:r>
      </w:ins>
    </w:p>
    <w:p w14:paraId="3218BEB7">
      <w:pPr>
        <w:numPr>
          <w:ilvl w:val="0"/>
          <w:numId w:val="6"/>
        </w:numPr>
        <w:ind w:left="420" w:leftChars="0" w:hanging="420" w:firstLineChars="0"/>
        <w:rPr>
          <w:ins w:id="128" w:author="李金凯" w:date="2026-03-23T20:10:57Z"/>
          <w:rFonts w:hint="eastAsia"/>
        </w:rPr>
      </w:pPr>
      <w:ins w:id="129" w:author="李金凯" w:date="2026-03-23T20:10:57Z">
        <w:r>
          <w:rPr>
            <w:rFonts w:hint="eastAsia"/>
          </w:rPr>
          <w:t>宏观拓扑防翻转检测 (Macroscopic Topological Check)：</w:t>
        </w:r>
      </w:ins>
    </w:p>
    <w:p w14:paraId="5F96BBA8">
      <w:pPr>
        <w:numPr>
          <w:ilvl w:val="0"/>
          <w:numId w:val="6"/>
        </w:numPr>
        <w:ind w:left="420" w:leftChars="0" w:hanging="420" w:firstLineChars="0"/>
        <w:rPr>
          <w:ins w:id="130" w:author="李金凯" w:date="2026-03-23T20:11:17Z"/>
          <w:rFonts w:hint="eastAsia"/>
          <w:lang w:val="en-US" w:eastAsia="zh-CN"/>
        </w:rPr>
      </w:pPr>
      <w:ins w:id="131" w:author="李金凯" w:date="2026-03-23T20:10:57Z">
        <w:r>
          <w:rPr>
            <w:rFonts w:hint="eastAsia"/>
          </w:rPr>
          <w:t>在单元生成的初始阶段，算法首先提取新生三棱柱的底面与顶面，并分别计算其单位法向量 $\mathbf{n}_{base}$ 与 $\mathbf{n}_{top}$。通过评估两者的点积（Dot Product），对网格的宏观生长姿态施加几何约束。当 $\mathbf{n}_{base} \cdot \mathbf{n}_{top} &lt; -\epsilon$时，系统将判定发生了严重的“倒扣”或全局拓扑翻转现象并直接拦截。此步骤从宏观层面</w:t>
        </w:r>
      </w:ins>
      <w:ins w:id="132" w:author="李金凯" w:date="2026-03-23T20:11:35Z">
        <w:r>
          <w:rPr>
            <w:rFonts w:hint="eastAsia"/>
            <w:lang w:val="en-US" w:eastAsia="zh-CN"/>
          </w:rPr>
          <w:t>避免</w:t>
        </w:r>
      </w:ins>
      <w:ins w:id="133" w:author="李金凯" w:date="2026-03-23T20:10:57Z">
        <w:r>
          <w:rPr>
            <w:rFonts w:hint="eastAsia"/>
          </w:rPr>
          <w:t>了生长方向的非物理折叠。</w:t>
        </w:r>
      </w:ins>
    </w:p>
    <w:p w14:paraId="12199ADE">
      <w:pPr>
        <w:numPr>
          <w:ilvl w:val="0"/>
          <w:numId w:val="6"/>
        </w:numPr>
        <w:ind w:left="420" w:leftChars="0" w:hanging="420" w:firstLineChars="0"/>
        <w:rPr>
          <w:del w:id="134" w:author="李金凯" w:date="2026-03-23T20:10:57Z"/>
          <w:rFonts w:hint="eastAsia"/>
          <w:lang w:val="en-US" w:eastAsia="zh-CN"/>
        </w:rPr>
      </w:pPr>
      <w:del w:id="135" w:author="李金凯" w:date="2026-03-23T20:10:57Z">
        <w:r>
          <w:rPr>
            <w:rFonts w:hint="default"/>
            <w:lang w:val="en-US" w:eastAsia="zh-CN"/>
          </w:rPr>
          <w:delText>矢量场驱动的显式推进</w:delText>
        </w:r>
      </w:del>
      <w:del w:id="136" w:author="李金凯" w:date="2026-03-23T20:10:57Z">
        <w:r>
          <w:rPr>
            <w:rFonts w:hint="eastAsia"/>
            <w:lang w:val="en-US" w:eastAsia="zh-CN"/>
          </w:rPr>
          <w:delText>：网格节点的空间拉伸采用</w:delText>
        </w:r>
      </w:del>
      <w:del w:id="137" w:author="李金凯" w:date="2026-03-23T20:10:57Z">
        <w:r>
          <w:rPr>
            <w:rFonts w:hint="default"/>
            <w:lang w:val="en-US" w:eastAsia="zh-CN"/>
          </w:rPr>
          <w:delText>推进波前法</w:delText>
        </w:r>
      </w:del>
      <w:del w:id="138" w:author="李金凯" w:date="2026-03-23T20:10:57Z">
        <w:r>
          <w:rPr>
            <w:rFonts w:hint="eastAsia"/>
            <w:lang w:val="en-US" w:eastAsia="zh-CN"/>
          </w:rPr>
          <w:delText>（Advancing Front Method）。基于</w:delText>
        </w:r>
      </w:del>
      <w:del w:id="139" w:author="李金凯" w:date="2026-03-23T20:10:57Z">
        <w:r>
          <w:rPr>
            <w:rFonts w:hint="eastAsia"/>
            <w:highlight w:val="yellow"/>
            <w:lang w:val="en-US" w:eastAsia="zh-CN"/>
            <w:rPrChange w:id="140" w:author="李金凯" w:date="2026-03-17T15:52:13Z">
              <w:rPr>
                <w:rFonts w:hint="eastAsia"/>
                <w:lang w:val="en-US" w:eastAsia="zh-CN"/>
              </w:rPr>
            </w:rPrChange>
          </w:rPr>
          <w:delText>一阶显式欧拉格式</w:delText>
        </w:r>
      </w:del>
      <w:del w:id="141" w:author="李金凯" w:date="2026-03-23T20:10:57Z">
        <w:r>
          <w:rPr>
            <w:rFonts w:hint="eastAsia"/>
            <w:lang w:val="en-US" w:eastAsia="zh-CN"/>
          </w:rPr>
          <w:delText>，前沿节点的空间位移定义为：</w:delText>
        </w:r>
      </w:del>
    </w:p>
    <w:p w14:paraId="483303DF">
      <w:pPr>
        <w:numPr>
          <w:ilvl w:val="0"/>
          <w:numId w:val="6"/>
        </w:numPr>
        <w:ind w:left="420" w:hanging="420" w:firstLineChars="0"/>
        <w:jc w:val="left"/>
        <w:rPr>
          <w:del w:id="143" w:author="李金凯" w:date="2026-03-23T20:10:57Z"/>
        </w:rPr>
        <w:pPrChange w:id="142" w:author="李金凯" w:date="2026-03-23T20:10:35Z">
          <w:pPr>
            <w:numPr>
              <w:ilvl w:val="0"/>
              <w:numId w:val="0"/>
            </w:numPr>
            <w:ind w:firstLine="420" w:firstLineChars="0"/>
            <w:jc w:val="center"/>
          </w:pPr>
        </w:pPrChange>
      </w:pPr>
      <w:del w:id="144" w:author="李金凯" w:date="2026-03-23T20:10:57Z">
        <w:r>
          <w:rPr/>
          <w:drawing>
            <wp:inline distT="0" distB="0" distL="114300" distR="114300">
              <wp:extent cx="2103120" cy="6248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103120" cy="624840"/>
                      </a:xfrm>
                      <a:prstGeom prst="rect">
                        <a:avLst/>
                      </a:prstGeom>
                      <a:noFill/>
                      <a:ln>
                        <a:noFill/>
                      </a:ln>
                    </pic:spPr>
                  </pic:pic>
                </a:graphicData>
              </a:graphic>
            </wp:inline>
          </w:drawing>
        </w:r>
      </w:del>
    </w:p>
    <w:p w14:paraId="335290B6">
      <w:pPr>
        <w:numPr>
          <w:ilvl w:val="0"/>
          <w:numId w:val="0"/>
        </w:numPr>
        <w:ind w:firstLine="420" w:firstLineChars="0"/>
        <w:jc w:val="both"/>
        <w:rPr>
          <w:del w:id="146" w:author="李金凯" w:date="2026-03-23T20:10:32Z"/>
          <w:rFonts w:hint="default"/>
          <w:lang w:val="en-US" w:eastAsia="zh-CN"/>
        </w:rPr>
      </w:pPr>
      <w:del w:id="147" w:author="李金凯" w:date="2026-03-23T20:10:32Z">
        <w:r>
          <w:rPr>
            <w:rFonts w:hint="default"/>
            <w:lang w:val="en-US" w:eastAsia="zh-CN"/>
          </w:rPr>
          <w:delText>其中，$h$为局部网格生长步长（通常服从指数递增规律以模拟边界层的各向异性分布）</w:delText>
        </w:r>
      </w:del>
      <w:del w:id="148" w:author="李金凯" w:date="2026-03-23T20:10:32Z">
        <w:r>
          <w:rPr>
            <w:rFonts w:hint="eastAsia"/>
            <w:lang w:val="en-US" w:eastAsia="zh-CN"/>
          </w:rPr>
          <w:tab/>
        </w:r>
      </w:del>
      <w:del w:id="149" w:author="李金凯" w:date="2026-03-23T20:10:32Z">
        <w:r>
          <w:rPr>
            <w:rFonts w:hint="default"/>
            <w:lang w:val="en-US" w:eastAsia="zh-CN"/>
          </w:rPr>
          <w:delText>该公式确保了生成单元严格遵循神经网络预测的最优法向轨迹。</w:delText>
        </w:r>
      </w:del>
    </w:p>
    <w:p w14:paraId="5CBDDEFD">
      <w:pPr>
        <w:numPr>
          <w:ilvl w:val="0"/>
          <w:numId w:val="6"/>
        </w:numPr>
        <w:ind w:left="420" w:leftChars="0" w:hanging="420" w:firstLineChars="0"/>
        <w:rPr>
          <w:del w:id="150" w:author="李金凯" w:date="2026-03-23T19:57:33Z"/>
          <w:rFonts w:hint="default"/>
          <w:lang w:val="en-US" w:eastAsia="zh-CN"/>
        </w:rPr>
      </w:pPr>
      <w:del w:id="151" w:author="李金凯" w:date="2026-03-23T20:11:51Z">
        <w:r>
          <w:rPr>
            <w:rFonts w:hint="default"/>
            <w:lang w:val="en-US" w:eastAsia="zh-CN"/>
          </w:rPr>
          <w:delText>基于雅</w:delText>
        </w:r>
      </w:del>
      <w:del w:id="152" w:author="李金凯" w:date="2026-03-23T20:11:50Z">
        <w:r>
          <w:rPr>
            <w:rFonts w:hint="default"/>
            <w:lang w:val="en-US" w:eastAsia="zh-CN"/>
          </w:rPr>
          <w:delText>可比行列式的有</w:delText>
        </w:r>
      </w:del>
      <w:del w:id="153" w:author="李金凯" w:date="2026-03-23T20:11:49Z">
        <w:r>
          <w:rPr>
            <w:rFonts w:hint="default"/>
            <w:lang w:val="en-US" w:eastAsia="zh-CN"/>
          </w:rPr>
          <w:delText>向体积一致性检验</w:delText>
        </w:r>
      </w:del>
      <w:del w:id="154" w:author="李金凯" w:date="2026-03-23T20:11:48Z">
        <w:r>
          <w:rPr>
            <w:rFonts w:hint="eastAsia"/>
            <w:lang w:val="en-US" w:eastAsia="zh-CN"/>
          </w:rPr>
          <w:delText>：</w:delText>
        </w:r>
      </w:del>
      <w:del w:id="155" w:author="李金凯" w:date="2026-03-23T19:57:27Z">
        <w:r>
          <w:rPr>
            <w:rFonts w:hint="eastAsia"/>
            <w:lang w:val="en-US" w:eastAsia="zh-CN"/>
          </w:rPr>
          <w:delText>（这部分尚未完全确定，可能需要重写）</w:delText>
        </w:r>
      </w:del>
    </w:p>
    <w:p w14:paraId="63F2DCE5">
      <w:pPr>
        <w:numPr>
          <w:ilvl w:val="0"/>
          <w:numId w:val="6"/>
        </w:numPr>
        <w:ind w:left="420" w:leftChars="0" w:hanging="420" w:firstLineChars="0"/>
        <w:rPr>
          <w:rFonts w:hint="default"/>
          <w:lang w:val="en-US" w:eastAsia="zh-CN"/>
        </w:rPr>
        <w:pPrChange w:id="156" w:author="李金凯" w:date="2026-03-23T19:57:33Z">
          <w:pPr>
            <w:numPr>
              <w:ilvl w:val="0"/>
              <w:numId w:val="0"/>
            </w:numPr>
            <w:ind w:leftChars="0" w:firstLine="420" w:firstLineChars="0"/>
          </w:pPr>
        </w:pPrChange>
      </w:pPr>
      <w:ins w:id="157" w:author="李金凯" w:date="2026-03-23T20:11:56Z">
        <w:r>
          <w:rPr>
            <w:rFonts w:hint="eastAsia"/>
          </w:rPr>
          <w:t>微观雅可比容差检验 (Microscopic Jacobian Tolerance Validation)：</w:t>
        </w:r>
      </w:ins>
      <w:ins w:id="158" w:author="李金凯" w:date="2026-03-23T20:13:04Z">
        <w:r>
          <w:rPr>
            <w:rFonts w:hint="eastAsia"/>
          </w:rPr>
          <w:t>对于通过宏观检验的三棱柱单元，算法进一步实施基于四面体分解的微观体积检验。三棱柱被无重叠地分解为 3 个四面体子集，通过计算空间向量的标量三重积 $\mathbf{v}_3 \cdot (\mathbf{v}_1 \times \mathbf{v}_2)$ 来获取每个子四面体的有向体积（严格正比于局部雅可比行列式）。在计算过程中严格保留体积符号，以精准表征单元在三维空间中的拓扑旋向。若单元的累加总体积 $V_{total}$ 出现负值，则表明单元发生了整体反转。</w:t>
        </w:r>
      </w:ins>
      <w:del w:id="159" w:author="李金凯" w:date="2026-03-23T20:13:04Z">
        <w:r>
          <w:rPr>
            <w:rFonts w:hint="default"/>
            <w:lang w:val="en-US" w:eastAsia="zh-CN"/>
          </w:rPr>
          <w:delText>为应对高曲率凹域或狭窄受限空间中极易出现的波前阵面交叉问题，本研究对新生成的</w:delText>
        </w:r>
      </w:del>
      <w:del w:id="160" w:author="李金凯" w:date="2026-03-23T20:13:04Z">
        <w:r>
          <w:rPr>
            <w:rFonts w:hint="eastAsia"/>
            <w:lang w:val="en-US" w:eastAsia="zh-CN"/>
          </w:rPr>
          <w:tab/>
        </w:r>
      </w:del>
      <w:del w:id="161" w:author="李金凯" w:date="2026-03-23T20:13:04Z">
        <w:r>
          <w:rPr>
            <w:rFonts w:hint="default"/>
            <w:lang w:val="en-US" w:eastAsia="zh-CN"/>
          </w:rPr>
          <w:delText>三棱柱（Prism）单元实施了严格的拓扑有效性约束。具体算法将每个三棱柱单元拓扑</w:delText>
        </w:r>
      </w:del>
      <w:del w:id="162" w:author="李金凯" w:date="2026-03-23T20:13:04Z">
        <w:r>
          <w:rPr>
            <w:rFonts w:hint="eastAsia"/>
            <w:lang w:val="en-US" w:eastAsia="zh-CN"/>
          </w:rPr>
          <w:tab/>
        </w:r>
      </w:del>
      <w:del w:id="163" w:author="李金凯" w:date="2026-03-23T20:13:04Z">
        <w:r>
          <w:rPr>
            <w:rFonts w:hint="default"/>
            <w:lang w:val="en-US" w:eastAsia="zh-CN"/>
          </w:rPr>
          <w:delText>等效地剖分为三个四面体（Tetrahedron）子集，并分别计算其对应的雅可比行列式。在</w:delText>
        </w:r>
      </w:del>
      <w:del w:id="164" w:author="李金凯" w:date="2026-03-23T20:13:04Z">
        <w:r>
          <w:rPr>
            <w:rFonts w:hint="eastAsia"/>
            <w:lang w:val="en-US" w:eastAsia="zh-CN"/>
          </w:rPr>
          <w:tab/>
        </w:r>
      </w:del>
      <w:del w:id="165" w:author="李金凯" w:date="2026-03-23T20:13:04Z">
        <w:r>
          <w:rPr>
            <w:rFonts w:hint="default"/>
            <w:lang w:val="en-US" w:eastAsia="zh-CN"/>
          </w:rPr>
          <w:delText>几何计算上，这等价于求解各子四面体边向量</w:delText>
        </w:r>
      </w:del>
      <w:del w:id="166" w:author="李金凯" w:date="2026-03-23T20:13:04Z">
        <w:r>
          <w:rPr>
            <w:rFonts w:hint="eastAsia"/>
            <w:lang w:val="en-US" w:eastAsia="zh-CN"/>
          </w:rPr>
          <w:delText>v1，v2，v3</w:delText>
        </w:r>
      </w:del>
      <w:del w:id="167" w:author="李金凯" w:date="2026-03-23T20:13:04Z">
        <w:r>
          <w:rPr>
            <w:rFonts w:hint="default"/>
            <w:lang w:val="en-US" w:eastAsia="zh-CN"/>
          </w:rPr>
          <w:delText>的标量三重积：</w:delText>
        </w:r>
      </w:del>
    </w:p>
    <w:p w14:paraId="0F235667">
      <w:pPr>
        <w:numPr>
          <w:ilvl w:val="0"/>
          <w:numId w:val="6"/>
          <w:ins w:id="169" w:author="李金凯" w:date="2026-03-23T20:15:30Z"/>
        </w:numPr>
        <w:ind w:left="420" w:leftChars="0" w:hanging="420" w:firstLineChars="0"/>
        <w:pPrChange w:id="168" w:author="李金凯" w:date="2026-03-23T20:15:30Z">
          <w:pPr>
            <w:numPr>
              <w:ilvl w:val="0"/>
              <w:numId w:val="0"/>
            </w:numPr>
            <w:ind w:leftChars="0" w:firstLine="420" w:firstLineChars="0"/>
          </w:pPr>
        </w:pPrChange>
      </w:pPr>
      <w:ins w:id="170" w:author="李金凯" w:date="2026-03-23T20:14:59Z">
        <w:r>
          <w:rPr>
            <w:rFonts w:hint="eastAsia"/>
          </w:rPr>
          <w:t>局部畸变动态容差机制 (Dynamic Tolerance Mechanism for Local Distortion)：</w:t>
        </w:r>
      </w:ins>
      <w:del w:id="171" w:author="李金凯" w:date="2026-03-23T20:13:06Z">
        <w:r>
          <w:rPr/>
          <w:drawing>
            <wp:inline distT="0" distB="0" distL="114300" distR="114300">
              <wp:extent cx="2171700" cy="48768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171700" cy="487680"/>
                      </a:xfrm>
                      <a:prstGeom prst="rect">
                        <a:avLst/>
                      </a:prstGeom>
                      <a:noFill/>
                      <a:ln>
                        <a:noFill/>
                      </a:ln>
                    </pic:spPr>
                  </pic:pic>
                </a:graphicData>
              </a:graphic>
            </wp:inline>
          </w:drawing>
        </w:r>
      </w:del>
    </w:p>
    <w:p w14:paraId="3F20D296">
      <w:pPr>
        <w:numPr>
          <w:ilvl w:val="0"/>
          <w:numId w:val="0"/>
        </w:numPr>
        <w:ind w:leftChars="0" w:firstLine="420" w:firstLineChars="0"/>
        <w:rPr>
          <w:rFonts w:hint="default"/>
          <w:lang w:val="en-US" w:eastAsia="zh-CN"/>
        </w:rPr>
      </w:pPr>
      <w:del w:id="173" w:author="李金凯" w:date="2026-03-23T20:15:38Z">
        <w:r>
          <w:rPr>
            <w:rFonts w:hint="default"/>
            <w:lang w:val="en-US" w:eastAsia="zh-CN"/>
          </w:rPr>
          <w:delText>该约束机制强制要求所有子四面体的有向体积Vdirected必须严格大于零。若检测到非</w:delText>
        </w:r>
      </w:del>
      <w:del w:id="174" w:author="李金凯" w:date="2026-03-23T20:15:38Z">
        <w:r>
          <w:rPr>
            <w:rFonts w:hint="eastAsia"/>
            <w:lang w:val="en-US" w:eastAsia="zh-CN"/>
          </w:rPr>
          <w:tab/>
        </w:r>
      </w:del>
      <w:del w:id="175" w:author="李金凯" w:date="2026-03-23T20:15:38Z">
        <w:r>
          <w:rPr>
            <w:rFonts w:hint="default"/>
            <w:lang w:val="en-US" w:eastAsia="zh-CN"/>
          </w:rPr>
          <w:delText>正体积，即表征该局部区域发生了网格退化、倒扣或重叠翻转，算法将自动触发拦截与</w:delText>
        </w:r>
      </w:del>
      <w:del w:id="176" w:author="李金凯" w:date="2026-03-23T20:15:38Z">
        <w:r>
          <w:rPr>
            <w:rFonts w:hint="eastAsia"/>
            <w:lang w:val="en-US" w:eastAsia="zh-CN"/>
          </w:rPr>
          <w:tab/>
        </w:r>
      </w:del>
      <w:del w:id="177" w:author="李金凯" w:date="2026-03-23T20:15:38Z">
        <w:r>
          <w:rPr>
            <w:rFonts w:hint="default"/>
            <w:lang w:val="en-US" w:eastAsia="zh-CN"/>
          </w:rPr>
          <w:delText>步长回退策略。这一底层几何检验机制从根本上保证了生成的 3D 边界层网格全局无</w:delText>
        </w:r>
      </w:del>
      <w:del w:id="178" w:author="李金凯" w:date="2026-03-23T20:15:38Z">
        <w:r>
          <w:rPr>
            <w:rFonts w:hint="eastAsia"/>
            <w:lang w:val="en-US" w:eastAsia="zh-CN"/>
          </w:rPr>
          <w:tab/>
        </w:r>
      </w:del>
      <w:del w:id="179" w:author="李金凯" w:date="2026-03-23T20:15:38Z">
        <w:r>
          <w:rPr>
            <w:rFonts w:hint="default"/>
            <w:lang w:val="en-US" w:eastAsia="zh-CN"/>
          </w:rPr>
          <w:delText>自交，满足后续数值计算的严苛质量要求。</w:delText>
        </w:r>
      </w:del>
      <w:ins w:id="180" w:author="李金凯" w:date="2026-03-23T20:15:35Z">
        <w:r>
          <w:rPr>
            <w:rFonts w:hint="default"/>
            <w:lang w:val="en-US" w:eastAsia="zh-CN"/>
          </w:rPr>
          <w:t>考虑到在高曲率或凹凸剧烈交替的边界区域推进时，网格侧面不可避免地会发生轻微的几何扭曲（如形成马鞍面）。为此，本文摒弃了要求所有子四面体体积必须绝对大于零的“一刀切”策略，转而引入了一种基于总体积的相对容差机制（Tolerance Ratio，本文设为 $5\%$）。算法允许子四面体存在微小的负向体积（即 $V_i \ge -|V_{total}| \times 5\%$），仅当局部畸变导致的负向体积超限时，才判定网格失效。该机制在从数学根源上保证了网格流形结构不被破坏的前提下，极大提升了 A</w:t>
        </w:r>
      </w:ins>
      <w:ins w:id="181" w:author="李金凯" w:date="2026-03-23T20:15:54Z">
        <w:r>
          <w:rPr>
            <w:rFonts w:hint="eastAsia"/>
            <w:lang w:val="en-US" w:eastAsia="zh-CN"/>
          </w:rPr>
          <w:t>F</w:t>
        </w:r>
      </w:ins>
      <w:ins w:id="182" w:author="李金凯" w:date="2026-03-23T20:15:35Z">
        <w:r>
          <w:rPr>
            <w:rFonts w:hint="default"/>
            <w:lang w:val="en-US" w:eastAsia="zh-CN"/>
          </w:rPr>
          <w:t>M 算法在极端复杂几何区域的生存能力与推进鲁棒性。</w:t>
        </w:r>
      </w:ins>
    </w:p>
    <w:p w14:paraId="1EDB1672">
      <w:pPr>
        <w:numPr>
          <w:ilvl w:val="0"/>
          <w:numId w:val="1"/>
        </w:numPr>
        <w:rPr>
          <w:rFonts w:hint="default"/>
          <w:lang w:val="en-US" w:eastAsia="zh-CN"/>
        </w:rPr>
      </w:pPr>
      <w:r>
        <w:rPr>
          <w:rFonts w:hint="eastAsia"/>
          <w:lang w:val="en-US" w:eastAsia="zh-CN"/>
        </w:rPr>
        <w:t>Experiment and results</w:t>
      </w:r>
    </w:p>
    <w:p w14:paraId="191148FD">
      <w:pPr>
        <w:numPr>
          <w:ilvl w:val="1"/>
          <w:numId w:val="1"/>
        </w:numPr>
        <w:ind w:left="0" w:leftChars="0" w:firstLine="0" w:firstLineChars="0"/>
        <w:rPr>
          <w:rFonts w:hint="eastAsia"/>
          <w:lang w:val="en-US" w:eastAsia="zh-CN"/>
        </w:rPr>
      </w:pPr>
      <w:r>
        <w:rPr>
          <w:rFonts w:hint="eastAsia"/>
          <w:lang w:val="en-US" w:eastAsia="zh-CN"/>
        </w:rPr>
        <w:t>细节</w:t>
      </w:r>
      <w:bookmarkStart w:id="0" w:name="_GoBack"/>
      <w:bookmarkEnd w:id="0"/>
    </w:p>
    <w:p w14:paraId="5596B215">
      <w:pPr>
        <w:numPr>
          <w:ilvl w:val="0"/>
          <w:numId w:val="0"/>
        </w:numPr>
        <w:ind w:leftChars="0"/>
        <w:rPr>
          <w:rFonts w:hint="default"/>
          <w:lang w:val="en-US" w:eastAsia="zh-CN"/>
        </w:rPr>
      </w:pPr>
      <w:r>
        <w:rPr>
          <w:rFonts w:hint="eastAsia"/>
          <w:lang w:val="en-US" w:eastAsia="zh-CN"/>
        </w:rPr>
        <w:t>参数设定等，使用硬件等</w:t>
      </w:r>
    </w:p>
    <w:p w14:paraId="5BB8A545">
      <w:pPr>
        <w:numPr>
          <w:ilvl w:val="1"/>
          <w:numId w:val="1"/>
        </w:numPr>
        <w:ind w:left="0" w:leftChars="0" w:firstLine="0" w:firstLineChars="0"/>
        <w:rPr>
          <w:rFonts w:hint="default"/>
          <w:lang w:val="en-US" w:eastAsia="zh-CN"/>
        </w:rPr>
      </w:pPr>
      <w:r>
        <w:rPr>
          <w:rFonts w:hint="eastAsia"/>
          <w:lang w:val="en-US" w:eastAsia="zh-CN"/>
        </w:rPr>
        <w:t>网格生成效果展示</w:t>
      </w:r>
    </w:p>
    <w:p w14:paraId="7777AE99">
      <w:pPr>
        <w:numPr>
          <w:ilvl w:val="0"/>
          <w:numId w:val="0"/>
        </w:numPr>
        <w:ind w:leftChars="0"/>
        <w:rPr>
          <w:rFonts w:hint="eastAsia"/>
          <w:lang w:val="en-US" w:eastAsia="zh-CN"/>
        </w:rPr>
      </w:pPr>
      <w:r>
        <w:rPr>
          <w:rFonts w:hint="eastAsia"/>
          <w:lang w:val="en-US" w:eastAsia="zh-CN"/>
        </w:rPr>
        <w:t>F6，兔子，其中F6与翼型给出算题</w:t>
      </w:r>
    </w:p>
    <w:p w14:paraId="38AAA783">
      <w:pPr>
        <w:numPr>
          <w:ilvl w:val="0"/>
          <w:numId w:val="0"/>
        </w:numPr>
        <w:ind w:leftChars="0"/>
        <w:rPr>
          <w:rFonts w:hint="eastAsia"/>
          <w:lang w:val="en-US" w:eastAsia="zh-CN"/>
        </w:rPr>
      </w:pPr>
      <w:r>
        <w:rPr>
          <w:rFonts w:hint="eastAsia"/>
          <w:lang w:val="en-US" w:eastAsia="zh-CN"/>
        </w:rPr>
        <w:t>我们针对5个复杂几何模型执行了我们的框架。如图a所示，我们着重展示5 个不同模型中多尺度曲率突变区（如飞行器的锐利翼身交界处、斯坦福兔子的耳根马鞍面等）的网格生成细节。</w:t>
      </w:r>
    </w:p>
    <w:p w14:paraId="2AF766D0">
      <w:pPr>
        <w:numPr>
          <w:ilvl w:val="0"/>
          <w:numId w:val="0"/>
        </w:numPr>
        <w:ind w:leftChars="0"/>
        <w:rPr>
          <w:rFonts w:hint="default"/>
          <w:lang w:val="en-US" w:eastAsia="zh-CN"/>
        </w:rPr>
      </w:pPr>
      <w:r>
        <w:rPr>
          <w:rFonts w:hint="eastAsia"/>
          <w:lang w:val="en-US" w:eastAsia="zh-CN"/>
        </w:rPr>
        <w:t>此外，我们还针对其中的pl002模型进行了算题的模拟，从结果来看算题能够正常收敛并得到正确的升力系数。</w:t>
      </w:r>
    </w:p>
    <w:p w14:paraId="5D71481B">
      <w:pPr>
        <w:numPr>
          <w:ilvl w:val="0"/>
          <w:numId w:val="0"/>
        </w:numPr>
        <w:ind w:leftChars="0"/>
        <w:rPr>
          <w:rFonts w:hint="default"/>
          <w:lang w:val="en-US" w:eastAsia="zh-CN"/>
        </w:rPr>
      </w:pPr>
    </w:p>
    <w:p w14:paraId="662DBAE8">
      <w:pPr>
        <w:numPr>
          <w:ilvl w:val="1"/>
          <w:numId w:val="1"/>
        </w:numPr>
        <w:ind w:left="0" w:leftChars="0" w:firstLine="0" w:firstLineChars="0"/>
        <w:rPr>
          <w:rFonts w:hint="default"/>
          <w:b/>
          <w:bCs/>
          <w:lang w:val="en-US" w:eastAsia="zh-CN"/>
        </w:rPr>
      </w:pPr>
      <w:r>
        <w:rPr>
          <w:rFonts w:hint="default"/>
          <w:b/>
          <w:bCs/>
          <w:lang w:val="en-US" w:eastAsia="zh-CN"/>
        </w:rPr>
        <w:t>Ablation Studies</w:t>
      </w:r>
    </w:p>
    <w:p w14:paraId="203C5094">
      <w:pPr>
        <w:numPr>
          <w:ilvl w:val="0"/>
          <w:numId w:val="0"/>
        </w:numPr>
        <w:ind w:leftChars="0" w:firstLine="420" w:firstLineChars="0"/>
        <w:rPr>
          <w:ins w:id="183" w:author="李金凯" w:date="2026-03-17T15:47:20Z"/>
          <w:rFonts w:hint="default"/>
          <w:lang w:val="en-US" w:eastAsia="zh-CN"/>
        </w:rPr>
      </w:pPr>
      <w:r>
        <w:rPr>
          <w:rFonts w:hint="eastAsia"/>
          <w:lang w:val="en-US" w:eastAsia="zh-CN"/>
        </w:rPr>
        <w:t>为了检验我们的方法中几个关键部分的作用，我们开展了三项消融实验。</w:t>
      </w:r>
    </w:p>
    <w:p w14:paraId="5A43659E">
      <w:pPr>
        <w:numPr>
          <w:ilvl w:val="1"/>
          <w:numId w:val="1"/>
        </w:numPr>
        <w:ind w:left="0" w:leftChars="0" w:firstLine="0" w:firstLineChars="0"/>
        <w:rPr>
          <w:del w:id="184" w:author="李金凯" w:date="2026-03-18T09:58:03Z"/>
          <w:rFonts w:hint="default"/>
          <w:b/>
          <w:bCs/>
          <w:lang w:val="en-US" w:eastAsia="zh-CN"/>
        </w:rPr>
      </w:pPr>
    </w:p>
    <w:p w14:paraId="7E3A83C3">
      <w:pPr>
        <w:numPr>
          <w:ilvl w:val="2"/>
          <w:numId w:val="1"/>
        </w:numPr>
        <w:ind w:left="0" w:leftChars="0" w:firstLine="0" w:firstLineChars="0"/>
        <w:rPr>
          <w:rFonts w:hint="eastAsia"/>
          <w:lang w:val="en-US" w:eastAsia="zh-CN"/>
        </w:rPr>
      </w:pPr>
      <w:ins w:id="185" w:author="李金凯" w:date="2026-03-18T09:58:20Z">
        <w:r>
          <w:rPr>
            <w:rFonts w:hint="eastAsia"/>
          </w:rPr>
          <w:t>边界余弦损失vs其他损失</w:t>
        </w:r>
      </w:ins>
      <w:ins w:id="186" w:author="李金凯" w:date="2026-03-18T10:16:26Z">
        <w:r>
          <w:rPr>
            <w:rFonts w:hint="eastAsia"/>
            <w:lang w:val="en-US" w:eastAsia="zh-CN"/>
          </w:rPr>
          <w:t xml:space="preserve"> </w:t>
        </w:r>
      </w:ins>
      <w:ins w:id="187" w:author="李金凯" w:date="2026-03-18T10:16:31Z">
        <w:r>
          <w:rPr>
            <w:rFonts w:hint="eastAsia"/>
            <w:lang w:val="en-US" w:eastAsia="zh-CN"/>
          </w:rPr>
          <w:t>3</w:t>
        </w:r>
      </w:ins>
      <w:ins w:id="188" w:author="李金凯" w:date="2026-03-18T10:16:36Z">
        <w:r>
          <w:rPr>
            <w:rFonts w:hint="eastAsia"/>
            <w:lang w:val="en-US" w:eastAsia="zh-CN"/>
          </w:rPr>
          <w:t>×</w:t>
        </w:r>
      </w:ins>
      <w:ins w:id="189" w:author="李金凯" w:date="2026-03-18T10:16:39Z">
        <w:r>
          <w:rPr>
            <w:rFonts w:hint="eastAsia"/>
            <w:lang w:val="en-US" w:eastAsia="zh-CN"/>
          </w:rPr>
          <w:t>5</w:t>
        </w:r>
      </w:ins>
    </w:p>
    <w:p w14:paraId="028EC793">
      <w:pPr>
        <w:numPr>
          <w:ilvl w:val="0"/>
          <w:numId w:val="0"/>
        </w:numPr>
        <w:ind w:leftChars="0" w:firstLine="420" w:firstLineChars="0"/>
        <w:rPr>
          <w:rFonts w:hint="eastAsia"/>
          <w:lang w:val="en-US" w:eastAsia="zh-CN"/>
        </w:rPr>
      </w:pPr>
      <w:r>
        <w:rPr>
          <w:rFonts w:hint="eastAsia"/>
          <w:lang w:val="en-US" w:eastAsia="zh-CN"/>
        </w:rPr>
        <w:t>为了验证我们所使用的边界余弦损失函数的作用，我们进行了一组递进式的消融实验，对比了由三种不同的损失函数优化生成的网格。本次对比采用的模型为三维飞机几何结构模型。如图所示，采用边界余弦损失函数的模型生成的边界层三棱柱体网格明显优于另外两种损失函数。图a对应的模型使用 $L_2$ 范数损失进行优化，定义为 $\mathcal{L}_{norm\_L2} = \frac{1}{N} \sum_{i=1}^{N} (\|\mathbf{v}_i\| - 1)^2$。虽然该公式强制向量具有单位模长，但它完全没有提供方向上的引导。因此，网络无法捕获正确的表面朝向，导致在网格表面出现了大量的非自然表面凹陷；图c对应的采用了平方弦长距离损失，公式为 $\mathcal{L}_{chord\_sq} = \frac{1}{N_{bc}} \sum_{i=1}^{N_{bc}} \|\mathbf{v}_i - \mathbf{n}_i\|_2^2$。尽管这种基于欧氏距离的损失隐式地同时鼓励了大小和方向的对齐，但它对纯粹的角度偏差不够敏感，从而导致了方向误差的积累，相较于图a中所使用的模型，其网格生成效果有所优化，但是仍然无法完全消除网格表面的非自然凹陷。而我们所使用的边界余弦损失方法：$\mathcal{L}_{bc\_outer} = \frac{1}{N_{bc}} \sum_{i=1}^{N_{bc}} (1 - \cos(\mathbf{\hat{u}}_i, \mathbf{n}_i))$。通过利用余弦相似度剥离并直接惩罚角度的不一致性，该公式迫使生成的表面法向与目标边界严格对齐。如图b所示，这种严格的方向约束有效地消除了所有异常凹陷，生成了高质量的三棱柱表面网格。</w:t>
      </w:r>
    </w:p>
    <w:p w14:paraId="5A89226A">
      <w:pPr>
        <w:numPr>
          <w:ilvl w:val="0"/>
          <w:numId w:val="0"/>
        </w:numPr>
        <w:ind w:leftChars="0" w:firstLine="420" w:firstLineChars="0"/>
        <w:rPr>
          <w:ins w:id="190" w:author="李金凯" w:date="2026-03-18T09:57:58Z"/>
          <w:rFonts w:hint="default"/>
          <w:lang w:val="en-US" w:eastAsia="zh-CN"/>
        </w:rPr>
      </w:pPr>
      <w:r>
        <w:rPr>
          <w:rFonts w:hint="eastAsia"/>
          <w:lang w:val="en-US" w:eastAsia="zh-CN"/>
        </w:rPr>
        <w:t>此外，我们还针对其他四个几何模型进行了类似的实验，并针对生成的三棱柱边界层体网格进行了质量评估，其结果如表1所示，使用边界余弦优化损失函数的网格质量评估结果明显优于其他两种方法。</w:t>
      </w:r>
    </w:p>
    <w:p w14:paraId="132F9BB8">
      <w:pPr>
        <w:numPr>
          <w:ilvl w:val="2"/>
          <w:numId w:val="1"/>
        </w:numPr>
        <w:ind w:left="0" w:leftChars="0" w:firstLine="0" w:firstLineChars="0"/>
        <w:rPr>
          <w:rFonts w:hint="eastAsia"/>
          <w:lang w:val="en-US" w:eastAsia="zh-CN"/>
        </w:rPr>
      </w:pPr>
      <w:r>
        <w:rPr>
          <w:rFonts w:hint="eastAsia"/>
          <w:lang w:val="en-US" w:eastAsia="zh-CN"/>
        </w:rPr>
        <w:t>Smootherstep 插值</w:t>
      </w:r>
      <w:ins w:id="191" w:author="李金凯" w:date="2026-03-18T09:53:16Z">
        <w:r>
          <w:rPr>
            <w:rFonts w:hint="eastAsia"/>
            <w:lang w:val="en-US" w:eastAsia="zh-CN"/>
          </w:rPr>
          <w:t>+</w:t>
        </w:r>
      </w:ins>
      <w:ins w:id="192" w:author="李金凯" w:date="2026-03-18T09:53:17Z">
        <w:r>
          <w:rPr>
            <w:rFonts w:hint="eastAsia"/>
            <w:lang w:val="en-US" w:eastAsia="zh-CN"/>
          </w:rPr>
          <w:t>MLP与哈希方法对比</w:t>
        </w:r>
      </w:ins>
      <w:ins w:id="193" w:author="李金凯" w:date="2026-03-18T10:16:53Z">
        <w:r>
          <w:rPr>
            <w:rFonts w:hint="eastAsia"/>
            <w:lang w:val="en-US" w:eastAsia="zh-CN"/>
          </w:rPr>
          <w:t xml:space="preserve"> </w:t>
        </w:r>
      </w:ins>
      <w:ins w:id="194" w:author="李金凯" w:date="2026-03-18T10:16:55Z">
        <w:r>
          <w:rPr>
            <w:rFonts w:hint="eastAsia"/>
            <w:lang w:val="en-US" w:eastAsia="zh-CN"/>
          </w:rPr>
          <w:t>6</w:t>
        </w:r>
      </w:ins>
      <w:ins w:id="195" w:author="李金凯" w:date="2026-03-18T10:16:59Z">
        <w:r>
          <w:rPr>
            <w:rFonts w:hint="eastAsia"/>
            <w:lang w:val="en-US" w:eastAsia="zh-CN"/>
          </w:rPr>
          <w:t>×5</w:t>
        </w:r>
      </w:ins>
    </w:p>
    <w:p w14:paraId="0420350E">
      <w:pPr>
        <w:numPr>
          <w:ilvl w:val="0"/>
          <w:numId w:val="0"/>
        </w:numPr>
        <w:ind w:leftChars="0" w:firstLine="420" w:firstLineChars="0"/>
        <w:rPr>
          <w:rFonts w:hint="eastAsia"/>
          <w:lang w:val="en-US" w:eastAsia="zh-CN"/>
        </w:rPr>
      </w:pPr>
      <w:r>
        <w:rPr>
          <w:rFonts w:hint="eastAsia"/>
          <w:lang w:val="en-US" w:eastAsia="zh-CN"/>
        </w:rPr>
        <w:t>为了验证我们所使用的hashgrid多分辨率方法的作用，我们针对5个几何模型进行了消融实验，对比了传统的多层感知机制（MLP）方法和我们所使用的多分辨率哈希网格方法。下面以导弹模型为例展示网格生成效果。</w:t>
      </w:r>
    </w:p>
    <w:p w14:paraId="4D21289D">
      <w:pPr>
        <w:numPr>
          <w:ilvl w:val="0"/>
          <w:numId w:val="0"/>
        </w:numPr>
        <w:ind w:leftChars="0" w:firstLine="420" w:firstLineChars="0"/>
        <w:rPr>
          <w:rFonts w:hint="eastAsia"/>
          <w:lang w:val="en-US" w:eastAsia="zh-CN"/>
        </w:rPr>
      </w:pPr>
      <w:r>
        <w:rPr>
          <w:rFonts w:hint="eastAsia"/>
          <w:lang w:val="en-US" w:eastAsia="zh-CN"/>
        </w:rPr>
        <w:t>如图a所示，使用传统 MLP 表示生成的网格（黄色）在层数较少时能够保持基本形态，但随着结构向深层扩展，原本应保持严格正交和笔直的三棱柱棱边发生了明显的非自然扭转畸变（unnatural torsional distortion）和累积的层间位置漂移（cumulative inter-layer positional drift）。这是由于传统 MLP 是一种全局函数逼近器，存在固有的“谱偏置（Spectral Bias）”缺陷，使其难以捕捉和维持三棱柱棱边这种极度尖锐的“高频几何细节”，导致随着目标结构层数的增加，深层几何的微小误差在全局网络参数中不断发生跨层干扰与传播。</w:t>
      </w:r>
    </w:p>
    <w:p w14:paraId="0F980A9D">
      <w:pPr>
        <w:numPr>
          <w:ilvl w:val="0"/>
          <w:numId w:val="0"/>
        </w:numPr>
        <w:ind w:leftChars="0" w:firstLine="420" w:firstLineChars="0"/>
        <w:rPr>
          <w:rFonts w:hint="default"/>
          <w:lang w:val="en-US" w:eastAsia="zh-CN"/>
        </w:rPr>
      </w:pPr>
      <w:r>
        <w:rPr>
          <w:rFonts w:hint="eastAsia"/>
          <w:lang w:val="en-US" w:eastAsia="zh-CN"/>
        </w:rPr>
        <w:t>而我们所使用的HashGrid方法所生成的网格在每层边界层中都保持了极高的几何保真度（geometric fidelity）和出色的正交稳定性（orthogonal stability），三棱柱的棱边始终没有出现扭转或者层间偏移的现象（图b）。主要是由于HashGrid 方法中的局部多分辨率特征编码（localized multi-resolution feature encoding）机制将三维空间特征的记忆与 MLP 解码过程进行了解耦，使得网络能够精准且独立地捕获局部的高频几何细节，从而最终指导生成了高质量的边界层网格。我们还统计了这两种不同方法下的网格质量指标（表2）。此外，我们还针对其他四个模型也做了相同的对比实验，均得到了类似的结果。</w:t>
      </w:r>
    </w:p>
    <w:p w14:paraId="629F9A30">
      <w:pPr>
        <w:numPr>
          <w:ilvl w:val="2"/>
          <w:numId w:val="1"/>
        </w:numPr>
        <w:ind w:left="0" w:leftChars="0" w:firstLine="0" w:firstLineChars="0"/>
        <w:rPr>
          <w:rFonts w:hint="eastAsia"/>
          <w:lang w:val="en-US" w:eastAsia="zh-CN"/>
        </w:rPr>
      </w:pPr>
      <w:r>
        <w:rPr>
          <w:rFonts w:hint="eastAsia"/>
          <w:lang w:val="en-US" w:eastAsia="zh-CN"/>
        </w:rPr>
        <w:t>PDE Loss（拉普拉斯物理损失）</w:t>
      </w:r>
      <w:ins w:id="196" w:author="李金凯" w:date="2026-03-18T10:17:08Z">
        <w:r>
          <w:rPr>
            <w:rFonts w:hint="eastAsia"/>
            <w:lang w:val="en-US" w:eastAsia="zh-CN"/>
          </w:rPr>
          <w:t>3</w:t>
        </w:r>
      </w:ins>
      <w:ins w:id="197" w:author="李金凯" w:date="2026-03-18T10:17:11Z">
        <w:r>
          <w:rPr>
            <w:rFonts w:hint="eastAsia"/>
            <w:lang w:val="en-US" w:eastAsia="zh-CN"/>
          </w:rPr>
          <w:t>×5</w:t>
        </w:r>
      </w:ins>
    </w:p>
    <w:p w14:paraId="0442ADF2">
      <w:pPr>
        <w:numPr>
          <w:ilvl w:val="0"/>
          <w:numId w:val="0"/>
        </w:numPr>
        <w:ind w:leftChars="0" w:firstLine="420" w:firstLineChars="0"/>
        <w:rPr>
          <w:rFonts w:hint="eastAsia"/>
          <w:lang w:val="en-US" w:eastAsia="zh-CN"/>
        </w:rPr>
      </w:pPr>
      <w:r>
        <w:rPr>
          <w:rFonts w:hint="eastAsia"/>
          <w:lang w:val="en-US" w:eastAsia="zh-CN"/>
        </w:rPr>
        <w:t>为了验证我们所使用的pdeloss损失函数的作用，我们针对5个几何模型进行了消融实验，对比了在使用pdeloss（权重为1e-3）和不使用pdeloss（权重为0）的情况下的网格生成效果以及网格生成质量。</w:t>
      </w:r>
    </w:p>
    <w:p w14:paraId="41BE26F0">
      <w:pPr>
        <w:numPr>
          <w:ilvl w:val="0"/>
          <w:numId w:val="0"/>
        </w:numPr>
        <w:ind w:leftChars="0" w:firstLine="420" w:firstLineChars="0"/>
        <w:rPr>
          <w:rFonts w:hint="default"/>
          <w:lang w:val="en-US" w:eastAsia="zh-CN"/>
        </w:rPr>
      </w:pPr>
      <w:r>
        <w:rPr>
          <w:rFonts w:hint="eastAsia"/>
          <w:lang w:val="en-US" w:eastAsia="zh-CN"/>
        </w:rPr>
        <w:t>从网格生成效果来看，在部分模型的不使用pdeloss的边界层网格表面发现了和图1类似的表面局部凹陷现象，而使用pdeloss的网格则没有。从网格质量指标来看，使用pdeloss后整体的网格质量优于不使用pdeloss，如表2所示。此外，我们还发现随着边界层生长层数的增加，使用pdeloss生成的网格质量与不使用pdeloss生成的网格质量之间的差异会逐渐增大，这符合我们的预期。当我们不使用pdeloss的时候，而随着边界层层数的增加，内边界对预测向量的影响逐渐减小，</w:t>
      </w:r>
    </w:p>
    <w:p w14:paraId="13E9B1E2">
      <w:pPr>
        <w:numPr>
          <w:ilvl w:val="2"/>
          <w:numId w:val="1"/>
        </w:numPr>
        <w:ind w:left="0" w:leftChars="0" w:firstLine="0" w:firstLineChars="0"/>
        <w:rPr>
          <w:rFonts w:hint="default"/>
          <w:lang w:val="en-US" w:eastAsia="zh-CN"/>
        </w:rPr>
      </w:pPr>
      <w:del w:id="198" w:author="李金凯" w:date="2026-03-18T09:53:12Z">
        <w:r>
          <w:rPr>
            <w:rFonts w:hint="eastAsia"/>
            <w:lang w:val="en-US" w:eastAsia="zh-CN"/>
          </w:rPr>
          <w:delText>MLP与哈希方法对比</w:delText>
        </w:r>
      </w:del>
      <w:ins w:id="199" w:author="李金凯" w:date="2026-03-17T15:46:01Z">
        <w:r>
          <w:rPr>
            <w:rFonts w:hint="eastAsia"/>
            <w:lang w:val="en-US" w:eastAsia="zh-CN"/>
          </w:rPr>
          <w:t>商软</w:t>
        </w:r>
      </w:ins>
      <w:ins w:id="200" w:author="李金凯" w:date="2026-03-17T15:46:03Z">
        <w:r>
          <w:rPr>
            <w:rFonts w:hint="eastAsia"/>
            <w:lang w:val="en-US" w:eastAsia="zh-CN"/>
          </w:rPr>
          <w:t>对比</w:t>
        </w:r>
      </w:ins>
      <w:ins w:id="201" w:author="李金凯" w:date="2026-03-17T15:46:11Z">
        <w:r>
          <w:rPr>
            <w:rFonts w:hint="eastAsia"/>
            <w:lang w:val="en-US" w:eastAsia="zh-CN"/>
          </w:rPr>
          <w:t>（</w:t>
        </w:r>
      </w:ins>
      <w:ins w:id="202" w:author="李金凯" w:date="2026-03-17T15:46:13Z">
        <w:r>
          <w:rPr>
            <w:rFonts w:hint="eastAsia"/>
            <w:lang w:val="en-US" w:eastAsia="zh-CN"/>
          </w:rPr>
          <w:t>同样</w:t>
        </w:r>
      </w:ins>
      <w:ins w:id="203" w:author="李金凯" w:date="2026-03-17T15:46:16Z">
        <w:r>
          <w:rPr>
            <w:rFonts w:hint="eastAsia"/>
            <w:lang w:val="en-US" w:eastAsia="zh-CN"/>
          </w:rPr>
          <w:t>面网格</w:t>
        </w:r>
      </w:ins>
      <w:ins w:id="204" w:author="李金凯" w:date="2026-03-17T15:46:18Z">
        <w:r>
          <w:rPr>
            <w:rFonts w:hint="eastAsia"/>
            <w:lang w:val="en-US" w:eastAsia="zh-CN"/>
          </w:rPr>
          <w:t>+</w:t>
        </w:r>
      </w:ins>
      <w:ins w:id="205" w:author="李金凯" w:date="2026-03-17T15:46:24Z">
        <w:r>
          <w:rPr>
            <w:rFonts w:hint="eastAsia"/>
            <w:lang w:val="en-US" w:eastAsia="zh-CN"/>
          </w:rPr>
          <w:t>同样</w:t>
        </w:r>
      </w:ins>
      <w:ins w:id="206" w:author="李金凯" w:date="2026-03-17T15:46:25Z">
        <w:r>
          <w:rPr>
            <w:rFonts w:hint="eastAsia"/>
            <w:lang w:val="en-US" w:eastAsia="zh-CN"/>
          </w:rPr>
          <w:t>参数</w:t>
        </w:r>
      </w:ins>
      <w:ins w:id="207" w:author="李金凯" w:date="2026-03-17T15:46:30Z">
        <w:r>
          <w:rPr>
            <w:rFonts w:hint="eastAsia"/>
            <w:lang w:val="en-US" w:eastAsia="zh-CN"/>
          </w:rPr>
          <w:t>，</w:t>
        </w:r>
      </w:ins>
      <w:ins w:id="208" w:author="李金凯" w:date="2026-03-17T15:46:31Z">
        <w:r>
          <w:rPr>
            <w:rFonts w:hint="eastAsia"/>
            <w:lang w:val="en-US" w:eastAsia="zh-CN"/>
          </w:rPr>
          <w:t>1</w:t>
        </w:r>
      </w:ins>
      <w:ins w:id="209" w:author="李金凯" w:date="2026-03-17T15:46:32Z">
        <w:r>
          <w:rPr>
            <w:rFonts w:hint="eastAsia"/>
            <w:lang w:val="en-US" w:eastAsia="zh-CN"/>
          </w:rPr>
          <w:t>个例子</w:t>
        </w:r>
      </w:ins>
      <w:ins w:id="210" w:author="李金凯" w:date="2026-03-17T15:46:11Z">
        <w:r>
          <w:rPr>
            <w:rFonts w:hint="eastAsia"/>
            <w:lang w:val="en-US" w:eastAsia="zh-CN"/>
          </w:rPr>
          <w:t>）</w:t>
        </w:r>
      </w:ins>
    </w:p>
    <w:p w14:paraId="7710143B">
      <w:pPr>
        <w:numPr>
          <w:ilvl w:val="0"/>
          <w:numId w:val="1"/>
        </w:numPr>
        <w:rPr>
          <w:rFonts w:hint="default"/>
          <w:lang w:val="en-US" w:eastAsia="zh-CN"/>
        </w:rPr>
      </w:pPr>
      <w:r>
        <w:rPr>
          <w:rFonts w:hint="eastAsia"/>
          <w:lang w:val="en-US" w:eastAsia="zh-CN"/>
        </w:rPr>
        <w:t>Conclusion</w:t>
      </w:r>
    </w:p>
    <w:p w14:paraId="5A434272">
      <w:pPr>
        <w:numPr>
          <w:ilvl w:val="0"/>
          <w:numId w:val="0"/>
        </w:numPr>
        <w:rPr>
          <w:rFonts w:hint="default"/>
          <w:lang w:val="en-US" w:eastAsia="zh-CN"/>
        </w:rPr>
      </w:pPr>
      <w:r>
        <w:rPr>
          <w:rFonts w:hint="eastAsia"/>
          <w:lang w:val="en-US" w:eastAsia="zh-CN"/>
        </w:rPr>
        <w:t>总结与未来展望。</w:t>
      </w:r>
    </w:p>
    <w:p w14:paraId="11D00937"/>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金凯" w:date="2026-03-17T15:43:04Z" w:initials="">
    <w:p w14:paraId="6E3A7077">
      <w:pPr>
        <w:pStyle w:val="2"/>
        <w:rPr>
          <w:rFonts w:hint="default" w:eastAsiaTheme="minorEastAsia"/>
          <w:lang w:val="en-US" w:eastAsia="zh-CN"/>
        </w:rPr>
      </w:pPr>
      <w:r>
        <w:rPr>
          <w:rFonts w:hint="eastAsia"/>
          <w:lang w:val="en-US" w:eastAsia="zh-CN"/>
        </w:rPr>
        <w:t>不讲细节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3A707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3B0E0"/>
    <w:multiLevelType w:val="multilevel"/>
    <w:tmpl w:val="8B33B0E0"/>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8E93C7F"/>
    <w:multiLevelType w:val="singleLevel"/>
    <w:tmpl w:val="B8E93C7F"/>
    <w:lvl w:ilvl="0" w:tentative="0">
      <w:start w:val="1"/>
      <w:numFmt w:val="bullet"/>
      <w:lvlText w:val=""/>
      <w:lvlJc w:val="left"/>
      <w:pPr>
        <w:ind w:left="420" w:hanging="420"/>
      </w:pPr>
      <w:rPr>
        <w:rFonts w:hint="default" w:ascii="Wingdings" w:hAnsi="Wingdings"/>
      </w:rPr>
    </w:lvl>
  </w:abstractNum>
  <w:abstractNum w:abstractNumId="2">
    <w:nsid w:val="08DCD410"/>
    <w:multiLevelType w:val="singleLevel"/>
    <w:tmpl w:val="08DCD410"/>
    <w:lvl w:ilvl="0" w:tentative="0">
      <w:start w:val="1"/>
      <w:numFmt w:val="decimal"/>
      <w:suff w:val="space"/>
      <w:lvlText w:val="%1."/>
      <w:lvlJc w:val="left"/>
    </w:lvl>
  </w:abstractNum>
  <w:abstractNum w:abstractNumId="3">
    <w:nsid w:val="21CBEC8F"/>
    <w:multiLevelType w:val="singleLevel"/>
    <w:tmpl w:val="21CBEC8F"/>
    <w:lvl w:ilvl="0" w:tentative="0">
      <w:start w:val="1"/>
      <w:numFmt w:val="bullet"/>
      <w:lvlText w:val=""/>
      <w:lvlJc w:val="left"/>
      <w:pPr>
        <w:ind w:left="420" w:hanging="420"/>
      </w:pPr>
      <w:rPr>
        <w:rFonts w:hint="default" w:ascii="Wingdings" w:hAnsi="Wingdings"/>
      </w:rPr>
    </w:lvl>
  </w:abstractNum>
  <w:abstractNum w:abstractNumId="4">
    <w:nsid w:val="539FBF9B"/>
    <w:multiLevelType w:val="singleLevel"/>
    <w:tmpl w:val="539FBF9B"/>
    <w:lvl w:ilvl="0" w:tentative="0">
      <w:start w:val="1"/>
      <w:numFmt w:val="bullet"/>
      <w:lvlText w:val=""/>
      <w:lvlJc w:val="left"/>
      <w:pPr>
        <w:ind w:left="420" w:hanging="420"/>
      </w:pPr>
      <w:rPr>
        <w:rFonts w:hint="default" w:ascii="Wingdings" w:hAnsi="Wingdings"/>
      </w:rPr>
    </w:lvl>
  </w:abstractNum>
  <w:abstractNum w:abstractNumId="5">
    <w:nsid w:val="6FD8F2F3"/>
    <w:multiLevelType w:val="singleLevel"/>
    <w:tmpl w:val="6FD8F2F3"/>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金凯">
    <w15:presenceInfo w15:providerId="WPS Office" w15:userId="36828264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E0EE4"/>
    <w:rsid w:val="07966182"/>
    <w:rsid w:val="0BDA7AB3"/>
    <w:rsid w:val="0E8E4F14"/>
    <w:rsid w:val="0F4506A7"/>
    <w:rsid w:val="0F4D252D"/>
    <w:rsid w:val="2B305480"/>
    <w:rsid w:val="2E2700BD"/>
    <w:rsid w:val="32897969"/>
    <w:rsid w:val="36956ED6"/>
    <w:rsid w:val="394B7203"/>
    <w:rsid w:val="39FD38B3"/>
    <w:rsid w:val="43875C59"/>
    <w:rsid w:val="446226DD"/>
    <w:rsid w:val="47AF4D11"/>
    <w:rsid w:val="4AF90692"/>
    <w:rsid w:val="4B1066C8"/>
    <w:rsid w:val="4BA46835"/>
    <w:rsid w:val="4FD27D31"/>
    <w:rsid w:val="51C91E86"/>
    <w:rsid w:val="552264FE"/>
    <w:rsid w:val="57F707B6"/>
    <w:rsid w:val="5F3D2BC1"/>
    <w:rsid w:val="609F72FB"/>
    <w:rsid w:val="650B0F31"/>
    <w:rsid w:val="6652065F"/>
    <w:rsid w:val="672C76D8"/>
    <w:rsid w:val="696B5602"/>
    <w:rsid w:val="6D8543D3"/>
    <w:rsid w:val="73555EDB"/>
    <w:rsid w:val="7E743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2239</Words>
  <Characters>2559</Characters>
  <Lines>0</Lines>
  <Paragraphs>0</Paragraphs>
  <TotalTime>16023</TotalTime>
  <ScaleCrop>false</ScaleCrop>
  <LinksUpToDate>false</LinksUpToDate>
  <CharactersWithSpaces>2598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2026-03-12T02:08:00Z</dcterms:created>
  <dc:creator>25439</dc:creator>
  <cp:lastModifiedBy>李金凯</cp:lastModifiedBy>
  <dcterms:modified xsi:type="dcterms:W3CDTF">2026-04-14T07:47:53Z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eyJoZGlkIjoiOTMyZTQ1Yjg2ZTg5ZjNkYWFmOGFmYzcxMjY4MGYxZjMiLCJ1c2VySWQiOiIxNjU4MDcyNzczIn0=</vt:lpwstr>
  </property>
  <property fmtid="{D5CDD505-2E9C-101B-9397-08002B2CF9AE}" pid="4" name="ICV">
    <vt:lpwstr>B1C0B94A547C4DC09DF6C56203E23D00_12</vt:lpwstr>
  </property>
</Properties>
</file>